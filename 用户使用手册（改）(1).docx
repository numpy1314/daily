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706A2"/>
    <w:p w14:paraId="1EA63493"/>
    <w:p w14:paraId="7F5DA12C">
      <w:pPr>
        <w:pStyle w:val="3"/>
        <w:jc w:val="center"/>
        <w:rPr>
          <w:rFonts w:eastAsia="黑体"/>
          <w:spacing w:val="20"/>
          <w:kern w:val="0"/>
          <w:szCs w:val="20"/>
        </w:rPr>
      </w:pPr>
      <w:r>
        <w:rPr>
          <w:rFonts w:hint="eastAsia" w:eastAsia="黑体"/>
          <w:spacing w:val="20"/>
          <w:kern w:val="0"/>
          <w:szCs w:val="20"/>
        </w:rPr>
        <w:t>面向xx用软件快速迁移部署的跨平台硬件屏蔽增强技术软件用户使用手册</w:t>
      </w:r>
    </w:p>
    <w:p w14:paraId="656AB7AE">
      <w:pPr>
        <w:rPr>
          <w:rFonts w:eastAsia="黑体"/>
          <w:spacing w:val="20"/>
          <w:kern w:val="0"/>
          <w:sz w:val="44"/>
          <w:szCs w:val="20"/>
        </w:rPr>
      </w:pPr>
    </w:p>
    <w:p w14:paraId="1C563C0D">
      <w:pPr>
        <w:pStyle w:val="2"/>
        <w:rPr>
          <w:rFonts w:eastAsia="黑体"/>
          <w:spacing w:val="20"/>
          <w:kern w:val="0"/>
          <w:sz w:val="44"/>
          <w:szCs w:val="20"/>
        </w:rPr>
      </w:pPr>
    </w:p>
    <w:p w14:paraId="068958E3">
      <w:pPr>
        <w:pStyle w:val="2"/>
        <w:rPr>
          <w:rFonts w:eastAsia="黑体"/>
          <w:spacing w:val="20"/>
          <w:kern w:val="0"/>
          <w:sz w:val="44"/>
          <w:szCs w:val="20"/>
        </w:rPr>
      </w:pPr>
    </w:p>
    <w:p w14:paraId="4F61B883">
      <w:pPr>
        <w:pStyle w:val="2"/>
        <w:rPr>
          <w:rFonts w:eastAsia="黑体"/>
          <w:spacing w:val="20"/>
          <w:kern w:val="0"/>
          <w:sz w:val="44"/>
          <w:szCs w:val="20"/>
        </w:rPr>
      </w:pPr>
    </w:p>
    <w:p w14:paraId="65CAA662">
      <w:pPr>
        <w:spacing w:line="480" w:lineRule="auto"/>
        <w:ind w:firstLine="2117" w:firstLineChars="659"/>
        <w:rPr>
          <w:b/>
          <w:kern w:val="0"/>
          <w:sz w:val="32"/>
          <w:szCs w:val="20"/>
          <w:u w:val="single"/>
        </w:rPr>
      </w:pPr>
      <w:r>
        <w:rPr>
          <w:rFonts w:hint="eastAsia"/>
          <w:b/>
          <w:kern w:val="0"/>
          <w:sz w:val="32"/>
          <w:szCs w:val="20"/>
        </w:rPr>
        <w:t>编</w:t>
      </w:r>
      <w:r>
        <w:rPr>
          <w:b/>
          <w:kern w:val="0"/>
          <w:sz w:val="32"/>
          <w:szCs w:val="20"/>
        </w:rPr>
        <w:t xml:space="preserve">  </w:t>
      </w:r>
      <w:r>
        <w:rPr>
          <w:rFonts w:hint="eastAsia"/>
          <w:b/>
          <w:kern w:val="0"/>
          <w:sz w:val="32"/>
          <w:szCs w:val="20"/>
        </w:rPr>
        <w:t>写</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494E914B">
      <w:pPr>
        <w:spacing w:line="480" w:lineRule="auto"/>
        <w:ind w:firstLine="2117" w:firstLineChars="659"/>
        <w:rPr>
          <w:b/>
          <w:kern w:val="0"/>
          <w:sz w:val="32"/>
          <w:szCs w:val="20"/>
          <w:u w:val="single"/>
        </w:rPr>
      </w:pPr>
      <w:r>
        <w:rPr>
          <w:rFonts w:hint="eastAsia"/>
          <w:b/>
          <w:kern w:val="0"/>
          <w:sz w:val="32"/>
          <w:szCs w:val="20"/>
        </w:rPr>
        <w:t>校</w:t>
      </w:r>
      <w:r>
        <w:rPr>
          <w:b/>
          <w:kern w:val="0"/>
          <w:sz w:val="32"/>
          <w:szCs w:val="20"/>
        </w:rPr>
        <w:t xml:space="preserve">  </w:t>
      </w:r>
      <w:r>
        <w:rPr>
          <w:rFonts w:hint="eastAsia"/>
          <w:b/>
          <w:kern w:val="0"/>
          <w:sz w:val="32"/>
          <w:szCs w:val="20"/>
        </w:rPr>
        <w:t>对</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23DAB360">
      <w:pPr>
        <w:spacing w:line="480" w:lineRule="auto"/>
        <w:ind w:firstLine="2117" w:firstLineChars="659"/>
        <w:rPr>
          <w:b/>
          <w:kern w:val="0"/>
          <w:sz w:val="32"/>
          <w:szCs w:val="20"/>
          <w:u w:val="single"/>
        </w:rPr>
      </w:pPr>
      <w:r>
        <w:rPr>
          <w:rFonts w:hint="eastAsia"/>
          <w:b/>
          <w:kern w:val="0"/>
          <w:sz w:val="32"/>
          <w:szCs w:val="20"/>
        </w:rPr>
        <w:t>审</w:t>
      </w:r>
      <w:r>
        <w:rPr>
          <w:b/>
          <w:kern w:val="0"/>
          <w:sz w:val="32"/>
          <w:szCs w:val="20"/>
        </w:rPr>
        <w:t xml:space="preserve">  </w:t>
      </w:r>
      <w:r>
        <w:rPr>
          <w:rFonts w:hint="eastAsia"/>
          <w:b/>
          <w:kern w:val="0"/>
          <w:sz w:val="32"/>
          <w:szCs w:val="20"/>
        </w:rPr>
        <w:t>核</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4E6279A4">
      <w:pPr>
        <w:spacing w:line="480" w:lineRule="auto"/>
        <w:ind w:firstLine="2117" w:firstLineChars="659"/>
        <w:rPr>
          <w:b/>
          <w:kern w:val="0"/>
          <w:sz w:val="32"/>
          <w:szCs w:val="20"/>
          <w:u w:val="single"/>
        </w:rPr>
      </w:pPr>
      <w:r>
        <w:rPr>
          <w:rFonts w:hint="eastAsia"/>
          <w:b/>
          <w:kern w:val="0"/>
          <w:sz w:val="32"/>
          <w:szCs w:val="20"/>
        </w:rPr>
        <w:t>批</w:t>
      </w:r>
      <w:r>
        <w:rPr>
          <w:b/>
          <w:kern w:val="0"/>
          <w:sz w:val="32"/>
          <w:szCs w:val="20"/>
        </w:rPr>
        <w:t xml:space="preserve">  </w:t>
      </w:r>
      <w:r>
        <w:rPr>
          <w:rFonts w:hint="eastAsia"/>
          <w:b/>
          <w:kern w:val="0"/>
          <w:sz w:val="32"/>
          <w:szCs w:val="20"/>
        </w:rPr>
        <w:t>准</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74EEB754">
      <w:pPr>
        <w:spacing w:line="360" w:lineRule="auto"/>
        <w:jc w:val="center"/>
      </w:pPr>
    </w:p>
    <w:p w14:paraId="27544C2F">
      <w:pPr>
        <w:spacing w:line="360" w:lineRule="auto"/>
        <w:jc w:val="center"/>
      </w:pPr>
    </w:p>
    <w:p w14:paraId="63E9698E">
      <w:pPr>
        <w:spacing w:line="360" w:lineRule="auto"/>
        <w:jc w:val="center"/>
      </w:pPr>
    </w:p>
    <w:p w14:paraId="12ED2F55">
      <w:pPr>
        <w:spacing w:line="360" w:lineRule="auto"/>
        <w:jc w:val="center"/>
        <w:rPr>
          <w:rFonts w:ascii="宋体" w:hAnsi="宋体"/>
          <w:b/>
          <w:sz w:val="28"/>
          <w:szCs w:val="36"/>
        </w:rPr>
      </w:pPr>
      <w:r>
        <w:rPr>
          <w:rFonts w:hint="eastAsia" w:ascii="宋体" w:hAnsi="宋体"/>
          <w:b/>
          <w:sz w:val="28"/>
          <w:szCs w:val="36"/>
        </w:rPr>
        <w:t>清华大学</w:t>
      </w:r>
    </w:p>
    <w:p w14:paraId="3DFB6466">
      <w:pPr>
        <w:spacing w:line="360" w:lineRule="auto"/>
        <w:jc w:val="center"/>
        <w:rPr>
          <w:rFonts w:ascii="宋体" w:hAnsi="宋体"/>
          <w:b/>
          <w:sz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upperRoman" w:start="1"/>
          <w:cols w:space="720" w:num="1"/>
          <w:titlePg/>
          <w:docGrid w:type="lines" w:linePitch="326" w:charSpace="0"/>
        </w:sectPr>
      </w:pPr>
      <w:r>
        <w:rPr>
          <w:rFonts w:hint="eastAsia" w:ascii="宋体" w:hAnsi="宋体"/>
          <w:b/>
          <w:sz w:val="28"/>
        </w:rPr>
        <w:t>2025年 09 月</w:t>
      </w:r>
    </w:p>
    <w:p w14:paraId="1F8848C9"/>
    <w:p w14:paraId="43F3F62A">
      <w:pPr>
        <w:pStyle w:val="3"/>
        <w:numPr>
          <w:ilvl w:val="0"/>
          <w:numId w:val="2"/>
        </w:numPr>
      </w:pPr>
      <w:r>
        <w:rPr>
          <w:rFonts w:hint="eastAsia"/>
        </w:rPr>
        <w:t>引言</w:t>
      </w:r>
    </w:p>
    <w:p w14:paraId="2F788A0B">
      <w:pPr>
        <w:pStyle w:val="4"/>
      </w:pPr>
      <w:r>
        <w:rPr>
          <w:rFonts w:hint="eastAsia"/>
        </w:rPr>
        <w:t>编写目的</w:t>
      </w:r>
    </w:p>
    <w:p w14:paraId="7F45C05C">
      <w:pPr>
        <w:ind w:firstLine="420"/>
      </w:pPr>
      <w:r>
        <w:rPr>
          <w:rFonts w:hint="eastAsia"/>
        </w:rPr>
        <w:t>本用户使用手册用于指导测试面向xx用软件快速迁移部署的跨平台硬件屏蔽增强技术课题的相关要求，是对本课题编写的文档，分别明确了</w:t>
      </w:r>
    </w:p>
    <w:p w14:paraId="5F539FBD">
      <w:pPr>
        <w:ind w:firstLine="420"/>
      </w:pPr>
      <w:r>
        <w:rPr>
          <w:rFonts w:hint="eastAsia"/>
        </w:rPr>
        <w:t>本测试大纲的编写目的主要为“面向xx用软件快速迁移部署的跨平台硬件屏蔽增强技术”(项目编号：xx)生成测试报告提供依据，同时为验收测试阶段的管理工作和技术工作提供指导。</w:t>
      </w:r>
    </w:p>
    <w:p w14:paraId="4582351F">
      <w:pPr>
        <w:pStyle w:val="4"/>
      </w:pPr>
      <w:r>
        <w:rPr>
          <w:rFonts w:hint="eastAsia"/>
        </w:rPr>
        <w:t>名词</w:t>
      </w:r>
    </w:p>
    <w:p w14:paraId="0338666D">
      <w:pPr>
        <w:ind w:firstLine="420"/>
      </w:pPr>
      <w:r>
        <w:rPr>
          <w:rFonts w:hint="eastAsia"/>
        </w:rPr>
        <w:t>【列出手册中使用的专门术语的定义和缩写词的原意】</w:t>
      </w:r>
    </w:p>
    <w:tbl>
      <w:tblPr>
        <w:tblStyle w:val="17"/>
        <w:tblW w:w="0" w:type="auto"/>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60"/>
        <w:gridCol w:w="5940"/>
      </w:tblGrid>
      <w:tr w14:paraId="22368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EEA9C31">
            <w:pPr>
              <w:spacing w:line="440" w:lineRule="exact"/>
              <w:rPr>
                <w:rFonts w:ascii="Calibri" w:hAnsi="Calibri"/>
              </w:rPr>
            </w:pPr>
            <w:r>
              <w:rPr>
                <w:rFonts w:ascii="'Times New Roman'" w:hAnsi="'Times New Roman'" w:eastAsia="'Times New Roman'" w:cs="'Times New Roman'"/>
                <w:color w:val="000000"/>
                <w:sz w:val="24"/>
              </w:rPr>
              <w:t>API</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78BC804">
            <w:pPr>
              <w:spacing w:line="500" w:lineRule="exact"/>
              <w:rPr>
                <w:rFonts w:ascii="Calibri" w:hAnsi="Calibri"/>
              </w:rPr>
            </w:pPr>
            <w:r>
              <w:rPr>
                <w:rFonts w:ascii="宋体" w:hAnsi="宋体" w:eastAsia="宋体" w:cs="宋体"/>
                <w:color w:val="000000"/>
                <w:sz w:val="24"/>
              </w:rPr>
              <w:t>应用编程接口</w:t>
            </w:r>
            <w:r>
              <w:rPr>
                <w:rFonts w:ascii="'Times New Roman'" w:hAnsi="'Times New Roman'" w:eastAsia="'Times New Roman'" w:cs="'Times New Roman'"/>
                <w:color w:val="000000"/>
                <w:sz w:val="24"/>
              </w:rPr>
              <w:t xml:space="preserve">(Application Programming Interface) </w:t>
            </w:r>
          </w:p>
        </w:tc>
      </w:tr>
      <w:tr w14:paraId="0B06D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EC86999">
            <w:pPr>
              <w:spacing w:line="440" w:lineRule="exact"/>
              <w:rPr>
                <w:rFonts w:ascii="Calibri" w:hAnsi="Calibri"/>
              </w:rPr>
            </w:pPr>
            <w:r>
              <w:rPr>
                <w:rFonts w:ascii="'Times New Roman'" w:hAnsi="'Times New Roman'" w:eastAsia="'Times New Roman'" w:cs="'Times New Roman'"/>
                <w:color w:val="000000"/>
                <w:sz w:val="24"/>
              </w:rPr>
              <w:t>ARP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766C07B">
            <w:pPr>
              <w:spacing w:line="500" w:lineRule="exact"/>
              <w:rPr>
                <w:rFonts w:ascii="Calibri" w:hAnsi="Calibri"/>
              </w:rPr>
            </w:pPr>
            <w:r>
              <w:rPr>
                <w:rFonts w:ascii="宋体" w:hAnsi="宋体" w:eastAsia="宋体" w:cs="宋体"/>
                <w:color w:val="3F3F3F"/>
                <w:sz w:val="24"/>
              </w:rPr>
              <w:t>地址解析协议</w:t>
            </w:r>
            <w:r>
              <w:rPr>
                <w:rFonts w:ascii="'Times New Roman'" w:hAnsi="'Times New Roman'" w:eastAsia="'Times New Roman'" w:cs="'Times New Roman'"/>
                <w:color w:val="000000"/>
                <w:sz w:val="24"/>
              </w:rPr>
              <w:t xml:space="preserve">(Address Resolution Protocol) </w:t>
            </w:r>
          </w:p>
        </w:tc>
      </w:tr>
      <w:tr w14:paraId="1DC62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F52E20A">
            <w:pPr>
              <w:spacing w:line="360" w:lineRule="auto"/>
              <w:rPr>
                <w:rFonts w:ascii="Calibri" w:hAnsi="Calibri"/>
              </w:rPr>
            </w:pPr>
            <w:r>
              <w:rPr>
                <w:rFonts w:ascii="'Times New Roman'" w:hAnsi="'Times New Roman'" w:eastAsia="'Times New Roman'" w:cs="'Times New Roman'"/>
                <w:color w:val="000000"/>
                <w:sz w:val="24"/>
              </w:rPr>
              <w:t>HTTP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F0CEE09">
            <w:pPr>
              <w:spacing w:line="360" w:lineRule="auto"/>
              <w:rPr>
                <w:rFonts w:ascii="Calibri" w:hAnsi="Calibri"/>
              </w:rPr>
            </w:pPr>
            <w:r>
              <w:rPr>
                <w:rFonts w:ascii="宋体" w:hAnsi="宋体" w:eastAsia="宋体" w:cs="宋体"/>
                <w:color w:val="000000"/>
                <w:sz w:val="24"/>
              </w:rPr>
              <w:t>超文本传输协议</w:t>
            </w:r>
            <w:r>
              <w:rPr>
                <w:rFonts w:ascii="'Times New Roman'" w:hAnsi="'Times New Roman'" w:eastAsia="'Times New Roman'" w:cs="'Times New Roman'"/>
                <w:color w:val="000000"/>
                <w:sz w:val="24"/>
              </w:rPr>
              <w:t>(Hypertext Transport Protocol)</w:t>
            </w:r>
          </w:p>
        </w:tc>
      </w:tr>
      <w:tr w14:paraId="1ED69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0C7AE21">
            <w:pPr>
              <w:spacing w:line="360" w:lineRule="auto"/>
              <w:rPr>
                <w:rFonts w:ascii="Calibri" w:hAnsi="Calibri"/>
              </w:rPr>
            </w:pPr>
            <w:r>
              <w:rPr>
                <w:rFonts w:ascii="'Times New Roman'" w:hAnsi="'Times New Roman'" w:eastAsia="'Times New Roman'" w:cs="'Times New Roman'"/>
                <w:color w:val="000000"/>
                <w:sz w:val="24"/>
              </w:rPr>
              <w:t>ICMP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0EBC499">
            <w:pPr>
              <w:spacing w:line="360" w:lineRule="auto"/>
              <w:rPr>
                <w:rFonts w:ascii="Calibri" w:hAnsi="Calibri"/>
              </w:rPr>
            </w:pPr>
            <w:r>
              <w:rPr>
                <w:rFonts w:ascii="宋体" w:hAnsi="宋体" w:eastAsia="宋体" w:cs="宋体"/>
                <w:color w:val="000000"/>
                <w:sz w:val="24"/>
              </w:rPr>
              <w:t>网络控制报文协议</w:t>
            </w:r>
            <w:r>
              <w:rPr>
                <w:rFonts w:ascii="'Times New Roman'" w:hAnsi="'Times New Roman'" w:eastAsia="'Times New Roman'" w:cs="'Times New Roman'"/>
                <w:color w:val="000000"/>
                <w:sz w:val="24"/>
              </w:rPr>
              <w:t>(Internet Control Message Protocol)</w:t>
            </w:r>
          </w:p>
        </w:tc>
      </w:tr>
      <w:tr w14:paraId="7F9BF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7804287">
            <w:pPr>
              <w:spacing w:line="360" w:lineRule="auto"/>
              <w:rPr>
                <w:rFonts w:ascii="Calibri" w:hAnsi="Calibri"/>
              </w:rPr>
            </w:pPr>
            <w:r>
              <w:rPr>
                <w:rFonts w:ascii="'Times New Roman'" w:hAnsi="'Times New Roman'" w:eastAsia="'Times New Roman'" w:cs="'Times New Roman'"/>
                <w:color w:val="000000"/>
                <w:sz w:val="24"/>
              </w:rPr>
              <w:t>IP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91317F2">
            <w:pPr>
              <w:spacing w:line="360" w:lineRule="auto"/>
              <w:rPr>
                <w:rFonts w:ascii="Calibri" w:hAnsi="Calibri"/>
              </w:rPr>
            </w:pPr>
            <w:r>
              <w:rPr>
                <w:rFonts w:ascii="宋体" w:hAnsi="宋体" w:eastAsia="宋体" w:cs="宋体"/>
                <w:color w:val="000000"/>
                <w:sz w:val="24"/>
              </w:rPr>
              <w:t>互联网络协议</w:t>
            </w:r>
            <w:r>
              <w:rPr>
                <w:rFonts w:ascii="'Times New Roman'" w:hAnsi="'Times New Roman'" w:eastAsia="'Times New Roman'" w:cs="'Times New Roman'"/>
                <w:color w:val="000000"/>
                <w:sz w:val="24"/>
              </w:rPr>
              <w:t>(Internet Protocol)</w:t>
            </w:r>
          </w:p>
        </w:tc>
      </w:tr>
      <w:tr w14:paraId="5FD4E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57D268E">
            <w:pPr>
              <w:spacing w:line="360" w:lineRule="auto"/>
              <w:rPr>
                <w:rFonts w:ascii="Calibri" w:hAnsi="Calibri"/>
              </w:rPr>
            </w:pPr>
            <w:r>
              <w:rPr>
                <w:rFonts w:ascii="'Times New Roman'" w:hAnsi="'Times New Roman'" w:eastAsia="'Times New Roman'" w:cs="'Times New Roman'"/>
                <w:color w:val="000000"/>
                <w:sz w:val="24"/>
              </w:rPr>
              <w:t>TCP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00948D7">
            <w:pPr>
              <w:spacing w:line="360" w:lineRule="auto"/>
              <w:rPr>
                <w:rFonts w:ascii="Calibri" w:hAnsi="Calibri"/>
              </w:rPr>
            </w:pPr>
            <w:r>
              <w:rPr>
                <w:rFonts w:ascii="宋体" w:hAnsi="宋体" w:eastAsia="宋体" w:cs="宋体"/>
                <w:color w:val="000000"/>
                <w:sz w:val="24"/>
              </w:rPr>
              <w:t>传输控制协议</w:t>
            </w:r>
            <w:r>
              <w:rPr>
                <w:rFonts w:ascii="'Times New Roman'" w:hAnsi="'Times New Roman'" w:eastAsia="'Times New Roman'" w:cs="'Times New Roman'"/>
                <w:color w:val="000000"/>
                <w:sz w:val="24"/>
              </w:rPr>
              <w:t>(Transmission Control Protocol)</w:t>
            </w:r>
          </w:p>
        </w:tc>
      </w:tr>
      <w:tr w14:paraId="33528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126A3D2">
            <w:pPr>
              <w:spacing w:line="360" w:lineRule="auto"/>
              <w:rPr>
                <w:rFonts w:ascii="Calibri" w:hAnsi="Calibri"/>
              </w:rPr>
            </w:pPr>
            <w:r>
              <w:rPr>
                <w:rFonts w:ascii="'Times New Roman'" w:hAnsi="'Times New Roman'" w:eastAsia="'Times New Roman'" w:cs="'Times New Roman'"/>
                <w:color w:val="000000"/>
                <w:sz w:val="24"/>
              </w:rPr>
              <w:t>TELNET</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50459B8">
            <w:pPr>
              <w:spacing w:line="360" w:lineRule="auto"/>
              <w:rPr>
                <w:rFonts w:ascii="Calibri" w:hAnsi="Calibri"/>
              </w:rPr>
            </w:pPr>
            <w:r>
              <w:rPr>
                <w:rFonts w:ascii="宋体" w:hAnsi="宋体" w:eastAsia="宋体" w:cs="宋体"/>
                <w:color w:val="000000"/>
                <w:sz w:val="24"/>
              </w:rPr>
              <w:t>远程登录服务协议</w:t>
            </w:r>
            <w:r>
              <w:rPr>
                <w:rFonts w:ascii="'Times New Roman'" w:hAnsi="'Times New Roman'" w:eastAsia="'Times New Roman'" w:cs="'Times New Roman'"/>
                <w:color w:val="000000"/>
                <w:sz w:val="24"/>
              </w:rPr>
              <w:t>(Telecommunication Network Protocol)</w:t>
            </w:r>
          </w:p>
        </w:tc>
      </w:tr>
      <w:tr w14:paraId="0F5C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F6D8526">
            <w:pPr>
              <w:spacing w:line="360" w:lineRule="auto"/>
              <w:rPr>
                <w:rFonts w:ascii="Calibri" w:hAnsi="Calibri"/>
              </w:rPr>
            </w:pPr>
            <w:r>
              <w:rPr>
                <w:rFonts w:ascii="'Times New Roman'" w:hAnsi="'Times New Roman'" w:eastAsia="'Times New Roman'" w:cs="'Times New Roman'"/>
                <w:color w:val="000000"/>
                <w:sz w:val="24"/>
              </w:rPr>
              <w:t>TFTP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BF0BE6D">
            <w:pPr>
              <w:spacing w:line="360" w:lineRule="auto"/>
              <w:rPr>
                <w:rFonts w:ascii="Calibri" w:hAnsi="Calibri"/>
              </w:rPr>
            </w:pPr>
            <w:r>
              <w:rPr>
                <w:rFonts w:ascii="宋体" w:hAnsi="宋体" w:eastAsia="宋体" w:cs="宋体"/>
                <w:color w:val="000000"/>
                <w:sz w:val="24"/>
              </w:rPr>
              <w:t>简单文件传输协议</w:t>
            </w:r>
            <w:r>
              <w:rPr>
                <w:rFonts w:ascii="'Times New Roman'" w:hAnsi="'Times New Roman'" w:eastAsia="'Times New Roman'" w:cs="'Times New Roman'"/>
                <w:color w:val="000000"/>
                <w:sz w:val="24"/>
              </w:rPr>
              <w:t>(Trivial File Transfer Protocol)</w:t>
            </w:r>
          </w:p>
        </w:tc>
      </w:tr>
      <w:tr w14:paraId="69022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B9DB3F5">
            <w:pPr>
              <w:spacing w:line="360" w:lineRule="auto"/>
              <w:rPr>
                <w:rFonts w:ascii="Calibri" w:hAnsi="Calibri"/>
              </w:rPr>
            </w:pPr>
            <w:r>
              <w:rPr>
                <w:rFonts w:ascii="'Times New Roman'" w:hAnsi="'Times New Roman'" w:eastAsia="'Times New Roman'" w:cs="'Times New Roman'"/>
                <w:color w:val="000000"/>
                <w:sz w:val="24"/>
              </w:rPr>
              <w:t>UDP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546B098">
            <w:pPr>
              <w:spacing w:line="360" w:lineRule="auto"/>
              <w:rPr>
                <w:rFonts w:ascii="Calibri" w:hAnsi="Calibri"/>
              </w:rPr>
            </w:pPr>
            <w:r>
              <w:rPr>
                <w:rFonts w:ascii="宋体" w:hAnsi="宋体" w:eastAsia="宋体" w:cs="宋体"/>
                <w:color w:val="000000"/>
                <w:sz w:val="24"/>
              </w:rPr>
              <w:t>用户数据报协议</w:t>
            </w:r>
            <w:r>
              <w:rPr>
                <w:rFonts w:ascii="'Times New Roman'" w:hAnsi="'Times New Roman'" w:eastAsia="'Times New Roman'" w:cs="'Times New Roman'"/>
                <w:color w:val="000000"/>
                <w:sz w:val="24"/>
              </w:rPr>
              <w:t>(User datagram Protocol)</w:t>
            </w:r>
          </w:p>
        </w:tc>
      </w:tr>
      <w:tr w14:paraId="720DE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671FA66">
            <w:pPr>
              <w:spacing w:line="360" w:lineRule="auto"/>
              <w:rPr>
                <w:rFonts w:ascii="Calibri" w:hAnsi="Calibri"/>
              </w:rPr>
            </w:pPr>
            <w:r>
              <w:rPr>
                <w:rFonts w:ascii="'Times New Roman'" w:hAnsi="'Times New Roman'" w:eastAsia="'Times New Roman'" w:cs="'Times New Roman'"/>
                <w:color w:val="000000"/>
                <w:sz w:val="24"/>
              </w:rPr>
              <w:t>GPIO</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0E8C1C9">
            <w:pPr>
              <w:spacing w:line="360" w:lineRule="auto"/>
              <w:rPr>
                <w:rFonts w:ascii="Calibri" w:hAnsi="Calibri"/>
              </w:rPr>
            </w:pPr>
            <w:r>
              <w:rPr>
                <w:rFonts w:ascii="宋体" w:hAnsi="宋体" w:eastAsia="宋体" w:cs="宋体"/>
                <w:color w:val="000000"/>
                <w:sz w:val="24"/>
              </w:rPr>
              <w:t>通用输入输出接口</w:t>
            </w:r>
            <w:r>
              <w:rPr>
                <w:rFonts w:ascii="'Times New Roman'" w:hAnsi="'Times New Roman'" w:eastAsia="'Times New Roman'" w:cs="'Times New Roman'"/>
                <w:color w:val="000000"/>
                <w:sz w:val="24"/>
              </w:rPr>
              <w:t>(General Purpose Input/Output)</w:t>
            </w:r>
          </w:p>
        </w:tc>
      </w:tr>
      <w:tr w14:paraId="5E103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EC340C2">
            <w:pPr>
              <w:spacing w:line="360" w:lineRule="auto"/>
              <w:rPr>
                <w:rFonts w:ascii="Calibri" w:hAnsi="Calibri"/>
              </w:rPr>
            </w:pPr>
            <w:r>
              <w:rPr>
                <w:rFonts w:ascii="'Times New Roman'" w:hAnsi="'Times New Roman'" w:eastAsia="'Times New Roman'" w:cs="'Times New Roman'"/>
                <w:color w:val="000000"/>
                <w:sz w:val="24"/>
              </w:rPr>
              <w:t>CPU</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BD60C2D">
            <w:pPr>
              <w:spacing w:line="360" w:lineRule="auto"/>
              <w:rPr>
                <w:rFonts w:ascii="Calibri" w:hAnsi="Calibri"/>
              </w:rPr>
            </w:pPr>
            <w:r>
              <w:rPr>
                <w:rFonts w:ascii="宋体" w:hAnsi="宋体" w:eastAsia="宋体" w:cs="宋体"/>
                <w:color w:val="000000"/>
                <w:sz w:val="24"/>
              </w:rPr>
              <w:t>中央处理器</w:t>
            </w:r>
            <w:r>
              <w:rPr>
                <w:rFonts w:ascii="'Times New Roman'" w:hAnsi="'Times New Roman'" w:eastAsia="'Times New Roman'" w:cs="'Times New Roman'"/>
                <w:color w:val="000000"/>
                <w:sz w:val="24"/>
              </w:rPr>
              <w:t>(Central Process Unit)</w:t>
            </w:r>
          </w:p>
        </w:tc>
      </w:tr>
      <w:tr w14:paraId="00091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7EEC0A8">
            <w:pPr>
              <w:spacing w:line="360" w:lineRule="auto"/>
              <w:rPr>
                <w:rFonts w:ascii="Calibri" w:hAnsi="Calibri"/>
              </w:rPr>
            </w:pPr>
            <w:r>
              <w:rPr>
                <w:rFonts w:ascii="'Times New Roman'" w:hAnsi="'Times New Roman'" w:eastAsia="'Times New Roman'" w:cs="'Times New Roman'"/>
                <w:color w:val="000000"/>
                <w:sz w:val="24"/>
              </w:rPr>
              <w:t>P</w:t>
            </w:r>
            <w:r>
              <w:rPr>
                <w:rFonts w:hint="eastAsia" w:ascii="'Times New Roman'" w:hAnsi="'Times New Roman'" w:eastAsia="'Times New Roman'" w:cs="'Times New Roman'"/>
                <w:color w:val="000000"/>
                <w:sz w:val="24"/>
              </w:rPr>
              <w:t>OSIX</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6D20936">
            <w:pPr>
              <w:spacing w:line="360" w:lineRule="auto"/>
              <w:rPr>
                <w:rFonts w:ascii="Calibri" w:hAnsi="Calibri"/>
              </w:rPr>
            </w:pPr>
            <w:r>
              <w:rPr>
                <w:rFonts w:ascii="宋体" w:hAnsi="宋体" w:eastAsia="宋体" w:cs="宋体"/>
                <w:color w:val="000000"/>
                <w:sz w:val="24"/>
              </w:rPr>
              <w:t>可移植操作系统接口规范</w:t>
            </w:r>
            <w:r>
              <w:rPr>
                <w:rFonts w:ascii="'Times New Roman'" w:hAnsi="'Times New Roman'" w:eastAsia="'Times New Roman'" w:cs="'Times New Roman'"/>
                <w:color w:val="000000"/>
                <w:sz w:val="24"/>
              </w:rPr>
              <w:t>(Portable Operating System Interface Specification)</w:t>
            </w:r>
          </w:p>
        </w:tc>
      </w:tr>
      <w:tr w14:paraId="2C6A5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1162F62">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Hypervisor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FEDCB85">
            <w:pPr>
              <w:spacing w:line="360" w:lineRule="auto"/>
              <w:rPr>
                <w:rFonts w:ascii="宋体" w:hAnsi="宋体" w:eastAsia="宋体" w:cs="宋体"/>
              </w:rPr>
            </w:pPr>
            <w:r>
              <w:rPr>
                <w:rFonts w:ascii="宋体" w:hAnsi="宋体" w:eastAsia="宋体" w:cs="宋体"/>
                <w:color w:val="000000"/>
                <w:sz w:val="24"/>
              </w:rPr>
              <w:t>虚拟机监控器，用于创建和运行虚拟机的软件或硬件层。</w:t>
            </w:r>
          </w:p>
        </w:tc>
      </w:tr>
      <w:tr w14:paraId="3612B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2F52C63">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Type 1 Hypervisor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DB8942D">
            <w:pPr>
              <w:spacing w:line="360" w:lineRule="auto"/>
              <w:rPr>
                <w:rFonts w:ascii="宋体" w:hAnsi="宋体" w:eastAsia="宋体" w:cs="宋体"/>
              </w:rPr>
            </w:pPr>
            <w:r>
              <w:rPr>
                <w:rFonts w:ascii="宋体" w:hAnsi="宋体" w:eastAsia="宋体" w:cs="宋体"/>
                <w:color w:val="000000"/>
                <w:sz w:val="24"/>
              </w:rPr>
              <w:t>裸机型虚拟机监控器，直接运行在物理硬件上，如 VMware ESXi、Xen。</w:t>
            </w:r>
          </w:p>
        </w:tc>
      </w:tr>
      <w:tr w14:paraId="4A2C9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0BFB037">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Type 2 Hypervisor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CD21CFC">
            <w:pPr>
              <w:spacing w:line="360" w:lineRule="auto"/>
              <w:rPr>
                <w:rFonts w:ascii="宋体" w:hAnsi="宋体" w:eastAsia="宋体" w:cs="宋体"/>
              </w:rPr>
            </w:pPr>
            <w:r>
              <w:rPr>
                <w:rFonts w:ascii="宋体" w:hAnsi="宋体" w:eastAsia="宋体" w:cs="宋体"/>
                <w:color w:val="000000"/>
                <w:sz w:val="24"/>
              </w:rPr>
              <w:t>宿主型虚拟机监控器，运行在操作系统之上，如 VMware Workstation、VirtualBox。</w:t>
            </w:r>
          </w:p>
        </w:tc>
      </w:tr>
      <w:tr w14:paraId="40FFF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BC94BB8">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Full Virtualization</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B6B6871">
            <w:pPr>
              <w:spacing w:line="360" w:lineRule="auto"/>
              <w:rPr>
                <w:rFonts w:ascii="宋体" w:hAnsi="宋体" w:eastAsia="宋体" w:cs="宋体"/>
              </w:rPr>
            </w:pPr>
            <w:r>
              <w:rPr>
                <w:rFonts w:ascii="宋体" w:hAnsi="宋体" w:eastAsia="宋体" w:cs="宋体"/>
                <w:color w:val="000000"/>
                <w:sz w:val="24"/>
              </w:rPr>
              <w:t>完全虚拟化，无需修改客户操作系统，模拟完整硬件环境。</w:t>
            </w:r>
          </w:p>
        </w:tc>
      </w:tr>
      <w:tr w14:paraId="76205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DCB0BC9">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Paravirtualization</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FF5C8D3">
            <w:pPr>
              <w:spacing w:line="360" w:lineRule="auto"/>
              <w:rPr>
                <w:rFonts w:ascii="宋体" w:hAnsi="宋体" w:eastAsia="宋体" w:cs="宋体"/>
              </w:rPr>
            </w:pPr>
            <w:r>
              <w:rPr>
                <w:rFonts w:ascii="宋体" w:hAnsi="宋体" w:eastAsia="宋体" w:cs="宋体"/>
                <w:color w:val="000000"/>
                <w:sz w:val="24"/>
              </w:rPr>
              <w:t>半虚拟化，客户操作系统需修改以配合虚拟化接口，提升性能。</w:t>
            </w:r>
          </w:p>
        </w:tc>
      </w:tr>
      <w:tr w14:paraId="5CF04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9AE6128">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Hardware-assisted Virtualization</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3607B25">
            <w:pPr>
              <w:spacing w:line="360" w:lineRule="auto"/>
              <w:rPr>
                <w:rFonts w:ascii="宋体" w:hAnsi="宋体" w:eastAsia="宋体" w:cs="宋体"/>
              </w:rPr>
            </w:pPr>
            <w:r>
              <w:rPr>
                <w:rFonts w:ascii="宋体" w:hAnsi="宋体" w:eastAsia="宋体" w:cs="宋体"/>
                <w:color w:val="000000"/>
                <w:sz w:val="24"/>
              </w:rPr>
              <w:t>硬件辅助虚拟化，依赖 CPU 提供的虚拟化扩展（如 Intel VT-x、AMD-V）。</w:t>
            </w:r>
          </w:p>
        </w:tc>
      </w:tr>
      <w:tr w14:paraId="79A5C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85309EB">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VM Exit</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C398395">
            <w:pPr>
              <w:spacing w:line="360" w:lineRule="auto"/>
              <w:rPr>
                <w:rFonts w:ascii="宋体" w:hAnsi="宋体" w:eastAsia="宋体" w:cs="宋体"/>
              </w:rPr>
            </w:pPr>
            <w:r>
              <w:rPr>
                <w:rFonts w:ascii="宋体" w:hAnsi="宋体" w:eastAsia="宋体" w:cs="宋体"/>
                <w:color w:val="000000"/>
                <w:sz w:val="24"/>
              </w:rPr>
              <w:t>虚拟机退出事件，指 CPU 从客户机模式切换回主机模式。</w:t>
            </w:r>
          </w:p>
        </w:tc>
      </w:tr>
      <w:tr w14:paraId="16D92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BE69F3E">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VM Entry</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2A98D3F">
            <w:pPr>
              <w:spacing w:line="360" w:lineRule="auto"/>
              <w:rPr>
                <w:rFonts w:ascii="宋体" w:hAnsi="宋体" w:eastAsia="宋体" w:cs="宋体"/>
              </w:rPr>
            </w:pPr>
            <w:r>
              <w:rPr>
                <w:rFonts w:ascii="宋体" w:hAnsi="宋体" w:eastAsia="宋体" w:cs="宋体"/>
                <w:color w:val="000000"/>
                <w:sz w:val="24"/>
              </w:rPr>
              <w:t>虚拟机进入事件，指 CPU 从主机模式切换到客户机模式。</w:t>
            </w:r>
          </w:p>
        </w:tc>
      </w:tr>
      <w:tr w14:paraId="39381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DD1A011">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VMM (Virtual Machine Monitor)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71F40E3">
            <w:pPr>
              <w:spacing w:line="360" w:lineRule="auto"/>
              <w:rPr>
                <w:rFonts w:ascii="宋体" w:hAnsi="宋体" w:eastAsia="宋体" w:cs="宋体"/>
              </w:rPr>
            </w:pPr>
            <w:r>
              <w:rPr>
                <w:rFonts w:ascii="宋体" w:hAnsi="宋体" w:eastAsia="宋体" w:cs="宋体"/>
                <w:color w:val="000000"/>
                <w:sz w:val="24"/>
              </w:rPr>
              <w:t>虚拟机监控器，等同于 Hypervisor，负责管理虚拟机的生命周期。</w:t>
            </w:r>
          </w:p>
        </w:tc>
      </w:tr>
      <w:tr w14:paraId="3A2EB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0C2E45A">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vCPU</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F11A371">
            <w:pPr>
              <w:spacing w:line="360" w:lineRule="auto"/>
              <w:rPr>
                <w:rFonts w:ascii="宋体" w:hAnsi="宋体" w:eastAsia="宋体" w:cs="宋体"/>
              </w:rPr>
            </w:pPr>
            <w:r>
              <w:rPr>
                <w:rFonts w:ascii="宋体" w:hAnsi="宋体" w:eastAsia="宋体" w:cs="宋体"/>
                <w:color w:val="000000"/>
                <w:sz w:val="24"/>
              </w:rPr>
              <w:t>虚拟 CPU，分配给虚拟机的逻辑处理器。</w:t>
            </w:r>
          </w:p>
        </w:tc>
      </w:tr>
      <w:tr w14:paraId="1BF15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E929120">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vNIC</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14A57D9">
            <w:pPr>
              <w:spacing w:line="360" w:lineRule="auto"/>
              <w:rPr>
                <w:rFonts w:ascii="宋体" w:hAnsi="宋体" w:eastAsia="宋体" w:cs="宋体"/>
              </w:rPr>
            </w:pPr>
            <w:r>
              <w:rPr>
                <w:rFonts w:ascii="宋体" w:hAnsi="宋体" w:eastAsia="宋体" w:cs="宋体"/>
                <w:color w:val="000000"/>
                <w:sz w:val="24"/>
              </w:rPr>
              <w:t>虚拟网络接口卡，虚拟机使用的网络接口。</w:t>
            </w:r>
          </w:p>
        </w:tc>
      </w:tr>
      <w:tr w14:paraId="2FB41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EE6718D">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vSwitch</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6FDFABA">
            <w:pPr>
              <w:spacing w:line="360" w:lineRule="auto"/>
              <w:rPr>
                <w:rFonts w:ascii="宋体" w:hAnsi="宋体" w:eastAsia="宋体" w:cs="宋体"/>
              </w:rPr>
            </w:pPr>
            <w:r>
              <w:rPr>
                <w:rFonts w:ascii="宋体" w:hAnsi="宋体" w:eastAsia="宋体" w:cs="宋体"/>
                <w:color w:val="000000"/>
                <w:sz w:val="24"/>
              </w:rPr>
              <w:t>虚拟交换机，用于虚拟机之间的网络通信。</w:t>
            </w:r>
          </w:p>
        </w:tc>
      </w:tr>
      <w:tr w14:paraId="596E2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FDD97B1">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SR-IOV</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4391A30">
            <w:pPr>
              <w:spacing w:line="360" w:lineRule="auto"/>
              <w:rPr>
                <w:rFonts w:ascii="宋体" w:hAnsi="宋体" w:eastAsia="宋体" w:cs="宋体"/>
              </w:rPr>
            </w:pPr>
            <w:r>
              <w:rPr>
                <w:rFonts w:ascii="宋体" w:hAnsi="宋体" w:eastAsia="宋体" w:cs="宋体"/>
                <w:color w:val="000000"/>
                <w:sz w:val="24"/>
              </w:rPr>
              <w:t>单根 I/O 虚拟化，允许物理设备（如网卡）直接分配给多个虚拟机。</w:t>
            </w:r>
          </w:p>
        </w:tc>
      </w:tr>
      <w:tr w14:paraId="39B42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BA85D10">
            <w:pPr>
              <w:spacing w:line="36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Nested Virtualization</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DEE91B4">
            <w:pPr>
              <w:spacing w:line="360" w:lineRule="auto"/>
              <w:rPr>
                <w:rFonts w:ascii="宋体" w:hAnsi="宋体" w:eastAsia="宋体" w:cs="宋体"/>
              </w:rPr>
            </w:pPr>
            <w:r>
              <w:rPr>
                <w:rFonts w:ascii="宋体" w:hAnsi="宋体" w:eastAsia="宋体" w:cs="宋体"/>
                <w:color w:val="000000"/>
                <w:sz w:val="24"/>
              </w:rPr>
              <w:t>嵌套虚拟化，允许在虚拟机中再次运行虚拟机。</w:t>
            </w:r>
          </w:p>
        </w:tc>
      </w:tr>
      <w:tr w14:paraId="1F2C9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72203FC">
            <w:pPr>
              <w:spacing w:line="360" w:lineRule="auto"/>
              <w:rPr>
                <w:rFonts w:ascii="宋体" w:hAnsi="宋体" w:eastAsia="宋体" w:cs="宋体"/>
                <w:color w:val="000000"/>
                <w:sz w:val="24"/>
              </w:rPr>
            </w:pPr>
            <w:r>
              <w:rPr>
                <w:rFonts w:ascii="宋体" w:hAnsi="宋体" w:eastAsia="宋体" w:cs="宋体"/>
                <w:color w:val="000000"/>
                <w:sz w:val="24"/>
              </w:rPr>
              <w:t>Kernel</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A025829">
            <w:pPr>
              <w:spacing w:line="360" w:lineRule="auto"/>
              <w:rPr>
                <w:rFonts w:ascii="宋体" w:hAnsi="宋体" w:eastAsia="宋体" w:cs="宋体"/>
              </w:rPr>
            </w:pPr>
            <w:r>
              <w:rPr>
                <w:rFonts w:ascii="宋体" w:hAnsi="宋体" w:eastAsia="宋体" w:cs="宋体"/>
                <w:color w:val="000000"/>
                <w:sz w:val="24"/>
              </w:rPr>
              <w:t>操作系统内核，管理硬件资源与系统调用的核心部分。</w:t>
            </w:r>
          </w:p>
        </w:tc>
      </w:tr>
      <w:tr w14:paraId="00555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120B6B2">
            <w:pPr>
              <w:spacing w:line="360" w:lineRule="auto"/>
              <w:rPr>
                <w:rFonts w:ascii="宋体" w:hAnsi="宋体" w:eastAsia="宋体" w:cs="宋体"/>
                <w:color w:val="000000"/>
                <w:sz w:val="24"/>
              </w:rPr>
            </w:pPr>
            <w:r>
              <w:rPr>
                <w:rFonts w:ascii="宋体" w:hAnsi="宋体" w:eastAsia="宋体" w:cs="宋体"/>
                <w:color w:val="000000"/>
                <w:sz w:val="24"/>
              </w:rPr>
              <w:t>System Call</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3902134">
            <w:pPr>
              <w:spacing w:line="360" w:lineRule="auto"/>
              <w:rPr>
                <w:rFonts w:ascii="宋体" w:hAnsi="宋体" w:eastAsia="宋体" w:cs="宋体"/>
              </w:rPr>
            </w:pPr>
            <w:r>
              <w:rPr>
                <w:rFonts w:ascii="宋体" w:hAnsi="宋体" w:eastAsia="宋体" w:cs="宋体"/>
                <w:color w:val="000000"/>
                <w:sz w:val="24"/>
              </w:rPr>
              <w:t>系统调用，用户空间程序请求内核服务的接口。</w:t>
            </w:r>
          </w:p>
        </w:tc>
      </w:tr>
      <w:tr w14:paraId="3CBD0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4E5A52E">
            <w:pPr>
              <w:spacing w:line="360" w:lineRule="auto"/>
              <w:rPr>
                <w:rFonts w:ascii="宋体" w:hAnsi="宋体" w:eastAsia="宋体" w:cs="宋体"/>
                <w:color w:val="000000"/>
                <w:sz w:val="24"/>
              </w:rPr>
            </w:pPr>
            <w:r>
              <w:rPr>
                <w:rFonts w:ascii="宋体" w:hAnsi="宋体" w:eastAsia="宋体" w:cs="宋体"/>
                <w:color w:val="000000"/>
                <w:sz w:val="24"/>
              </w:rPr>
              <w:t>Interrupt</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5292455">
            <w:pPr>
              <w:spacing w:line="360" w:lineRule="auto"/>
              <w:rPr>
                <w:rFonts w:ascii="宋体" w:hAnsi="宋体" w:eastAsia="宋体" w:cs="宋体"/>
              </w:rPr>
            </w:pPr>
            <w:r>
              <w:rPr>
                <w:rFonts w:ascii="宋体" w:hAnsi="宋体" w:eastAsia="宋体" w:cs="宋体"/>
                <w:color w:val="000000"/>
                <w:sz w:val="24"/>
              </w:rPr>
              <w:t>中断，硬件或软件发出的信号，打断当前 CPU 执行流程。</w:t>
            </w:r>
          </w:p>
        </w:tc>
      </w:tr>
      <w:tr w14:paraId="661BB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8ADB95F">
            <w:pPr>
              <w:spacing w:line="360" w:lineRule="auto"/>
              <w:rPr>
                <w:rFonts w:ascii="宋体" w:hAnsi="宋体" w:eastAsia="宋体" w:cs="宋体"/>
                <w:color w:val="000000"/>
                <w:sz w:val="24"/>
              </w:rPr>
            </w:pPr>
            <w:r>
              <w:rPr>
                <w:rFonts w:ascii="宋体" w:hAnsi="宋体" w:eastAsia="宋体" w:cs="宋体"/>
                <w:color w:val="000000"/>
                <w:sz w:val="24"/>
              </w:rPr>
              <w:t>IRQ (Interrupt Request)</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134663C">
            <w:pPr>
              <w:spacing w:line="360" w:lineRule="auto"/>
              <w:rPr>
                <w:rFonts w:ascii="宋体" w:hAnsi="宋体" w:eastAsia="宋体" w:cs="宋体"/>
              </w:rPr>
            </w:pPr>
            <w:r>
              <w:rPr>
                <w:rFonts w:ascii="宋体" w:hAnsi="宋体" w:eastAsia="宋体" w:cs="宋体"/>
                <w:color w:val="000000"/>
                <w:sz w:val="24"/>
              </w:rPr>
              <w:t>中断请求，硬件设备向 CPU 发出的信号编号。</w:t>
            </w:r>
          </w:p>
        </w:tc>
      </w:tr>
      <w:tr w14:paraId="17E89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0ADA406">
            <w:pPr>
              <w:spacing w:line="360" w:lineRule="auto"/>
              <w:rPr>
                <w:rFonts w:ascii="宋体" w:hAnsi="宋体" w:eastAsia="宋体" w:cs="宋体"/>
                <w:color w:val="000000"/>
                <w:sz w:val="24"/>
              </w:rPr>
            </w:pPr>
            <w:r>
              <w:rPr>
                <w:rFonts w:ascii="宋体" w:hAnsi="宋体" w:eastAsia="宋体" w:cs="宋体"/>
                <w:color w:val="000000"/>
                <w:sz w:val="24"/>
              </w:rPr>
              <w:t>ISR (Interrupt Service Routine)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5D94E1B">
            <w:pPr>
              <w:spacing w:line="360" w:lineRule="auto"/>
              <w:rPr>
                <w:rFonts w:ascii="宋体" w:hAnsi="宋体" w:eastAsia="宋体" w:cs="宋体"/>
              </w:rPr>
            </w:pPr>
            <w:r>
              <w:rPr>
                <w:rFonts w:ascii="宋体" w:hAnsi="宋体" w:eastAsia="宋体" w:cs="宋体"/>
                <w:color w:val="000000"/>
                <w:sz w:val="24"/>
              </w:rPr>
              <w:t>中断服务例程，内核处理中断的函数。</w:t>
            </w:r>
          </w:p>
        </w:tc>
      </w:tr>
      <w:tr w14:paraId="34BA1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0AF2373">
            <w:pPr>
              <w:spacing w:line="360" w:lineRule="auto"/>
              <w:rPr>
                <w:rFonts w:ascii="宋体" w:hAnsi="宋体" w:eastAsia="宋体" w:cs="宋体"/>
                <w:color w:val="000000"/>
                <w:sz w:val="24"/>
              </w:rPr>
            </w:pPr>
            <w:r>
              <w:rPr>
                <w:rFonts w:ascii="宋体" w:hAnsi="宋体" w:eastAsia="宋体" w:cs="宋体"/>
                <w:color w:val="000000"/>
                <w:sz w:val="24"/>
              </w:rPr>
              <w:t>Scheduler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871421C">
            <w:pPr>
              <w:spacing w:line="360" w:lineRule="auto"/>
              <w:rPr>
                <w:rFonts w:ascii="宋体" w:hAnsi="宋体" w:eastAsia="宋体" w:cs="宋体"/>
              </w:rPr>
            </w:pPr>
            <w:r>
              <w:rPr>
                <w:rFonts w:ascii="宋体" w:hAnsi="宋体" w:eastAsia="宋体" w:cs="宋体"/>
                <w:color w:val="000000"/>
                <w:sz w:val="24"/>
              </w:rPr>
              <w:t>调度器，决定哪个进程或线程在何时运行。</w:t>
            </w:r>
          </w:p>
        </w:tc>
      </w:tr>
      <w:tr w14:paraId="091F5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598520F">
            <w:pPr>
              <w:spacing w:line="360" w:lineRule="auto"/>
              <w:rPr>
                <w:rFonts w:ascii="宋体" w:hAnsi="宋体" w:eastAsia="宋体" w:cs="宋体"/>
                <w:color w:val="000000"/>
                <w:sz w:val="24"/>
              </w:rPr>
            </w:pPr>
            <w:r>
              <w:rPr>
                <w:rFonts w:ascii="宋体" w:hAnsi="宋体" w:eastAsia="宋体" w:cs="宋体"/>
                <w:color w:val="000000"/>
                <w:sz w:val="24"/>
              </w:rPr>
              <w:t>Context Switch</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0354195">
            <w:pPr>
              <w:spacing w:line="360" w:lineRule="auto"/>
              <w:rPr>
                <w:rFonts w:ascii="宋体" w:hAnsi="宋体" w:eastAsia="宋体" w:cs="宋体"/>
              </w:rPr>
            </w:pPr>
            <w:r>
              <w:rPr>
                <w:rFonts w:ascii="宋体" w:hAnsi="宋体" w:eastAsia="宋体" w:cs="宋体"/>
                <w:color w:val="000000"/>
                <w:sz w:val="24"/>
              </w:rPr>
              <w:t>上下文切换，CPU 从一个任务切换到另一个任务的过程。</w:t>
            </w:r>
          </w:p>
        </w:tc>
      </w:tr>
      <w:tr w14:paraId="78D94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718BABA">
            <w:pPr>
              <w:spacing w:line="360" w:lineRule="auto"/>
              <w:rPr>
                <w:rFonts w:ascii="宋体" w:hAnsi="宋体" w:eastAsia="宋体" w:cs="宋体"/>
                <w:color w:val="000000"/>
                <w:sz w:val="24"/>
              </w:rPr>
            </w:pPr>
            <w:r>
              <w:rPr>
                <w:rFonts w:ascii="宋体" w:hAnsi="宋体" w:eastAsia="宋体" w:cs="宋体"/>
                <w:color w:val="000000"/>
                <w:sz w:val="24"/>
              </w:rPr>
              <w:t>Preemption</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48683A2">
            <w:pPr>
              <w:spacing w:line="360" w:lineRule="auto"/>
              <w:rPr>
                <w:rFonts w:ascii="宋体" w:hAnsi="宋体" w:eastAsia="宋体" w:cs="宋体"/>
              </w:rPr>
            </w:pPr>
            <w:r>
              <w:rPr>
                <w:rFonts w:ascii="宋体" w:hAnsi="宋体" w:eastAsia="宋体" w:cs="宋体"/>
                <w:color w:val="000000"/>
                <w:sz w:val="24"/>
              </w:rPr>
              <w:t>抢占，强制当前任务暂停，让更高优先级任务运行。</w:t>
            </w:r>
          </w:p>
        </w:tc>
      </w:tr>
      <w:tr w14:paraId="5AEFB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D8338B7">
            <w:pPr>
              <w:spacing w:line="360" w:lineRule="auto"/>
              <w:rPr>
                <w:rFonts w:ascii="宋体" w:hAnsi="宋体" w:eastAsia="宋体" w:cs="宋体"/>
                <w:color w:val="000000"/>
                <w:sz w:val="24"/>
              </w:rPr>
            </w:pPr>
            <w:r>
              <w:rPr>
                <w:rFonts w:ascii="宋体" w:hAnsi="宋体" w:eastAsia="宋体" w:cs="宋体"/>
                <w:color w:val="000000"/>
                <w:sz w:val="24"/>
              </w:rPr>
              <w:t>Kernel Mode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A1F7319">
            <w:pPr>
              <w:spacing w:line="360" w:lineRule="auto"/>
              <w:rPr>
                <w:rFonts w:ascii="宋体" w:hAnsi="宋体" w:eastAsia="宋体" w:cs="宋体"/>
              </w:rPr>
            </w:pPr>
            <w:r>
              <w:rPr>
                <w:rFonts w:ascii="宋体" w:hAnsi="宋体" w:eastAsia="宋体" w:cs="宋体"/>
                <w:color w:val="000000"/>
                <w:sz w:val="24"/>
              </w:rPr>
              <w:t>内核态，CPU 的高权限模式，可访问所有硬件资源。</w:t>
            </w:r>
          </w:p>
        </w:tc>
      </w:tr>
      <w:tr w14:paraId="40B05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DE8B5AB">
            <w:pPr>
              <w:spacing w:line="360" w:lineRule="auto"/>
              <w:rPr>
                <w:rFonts w:ascii="宋体" w:hAnsi="宋体" w:eastAsia="宋体" w:cs="宋体"/>
                <w:color w:val="000000"/>
                <w:sz w:val="24"/>
              </w:rPr>
            </w:pPr>
            <w:r>
              <w:rPr>
                <w:rFonts w:ascii="宋体" w:hAnsi="宋体" w:eastAsia="宋体" w:cs="宋体"/>
                <w:color w:val="000000"/>
                <w:sz w:val="24"/>
              </w:rPr>
              <w:t>User Mode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27E9C68">
            <w:pPr>
              <w:spacing w:line="360" w:lineRule="auto"/>
              <w:rPr>
                <w:rFonts w:ascii="宋体" w:hAnsi="宋体" w:eastAsia="宋体" w:cs="宋体"/>
              </w:rPr>
            </w:pPr>
            <w:r>
              <w:rPr>
                <w:rFonts w:ascii="宋体" w:hAnsi="宋体" w:eastAsia="宋体" w:cs="宋体"/>
                <w:color w:val="000000"/>
                <w:sz w:val="24"/>
              </w:rPr>
              <w:t>用户态，CPU 的低权限模式，限制对硬件的直接访问。</w:t>
            </w:r>
          </w:p>
        </w:tc>
      </w:tr>
      <w:tr w14:paraId="4457B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E73B4EF">
            <w:pPr>
              <w:spacing w:line="360" w:lineRule="auto"/>
              <w:rPr>
                <w:rFonts w:ascii="宋体" w:hAnsi="宋体" w:eastAsia="宋体" w:cs="宋体"/>
                <w:color w:val="000000"/>
                <w:sz w:val="24"/>
              </w:rPr>
            </w:pPr>
            <w:r>
              <w:rPr>
                <w:rFonts w:ascii="宋体" w:hAnsi="宋体" w:eastAsia="宋体" w:cs="宋体"/>
                <w:color w:val="000000"/>
                <w:sz w:val="24"/>
              </w:rPr>
              <w:t>Syscall Interface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6B15F7C">
            <w:pPr>
              <w:spacing w:line="360" w:lineRule="auto"/>
              <w:rPr>
                <w:rFonts w:ascii="宋体" w:hAnsi="宋体" w:eastAsia="宋体" w:cs="宋体"/>
              </w:rPr>
            </w:pPr>
            <w:r>
              <w:rPr>
                <w:rFonts w:ascii="宋体" w:hAnsi="宋体" w:eastAsia="宋体" w:cs="宋体"/>
                <w:color w:val="000000"/>
                <w:sz w:val="24"/>
              </w:rPr>
              <w:t>系统调用接口，用户程序与内核交互的 API。</w:t>
            </w:r>
          </w:p>
        </w:tc>
      </w:tr>
      <w:tr w14:paraId="05549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690BFBB">
            <w:pPr>
              <w:spacing w:line="360" w:lineRule="auto"/>
              <w:rPr>
                <w:rFonts w:ascii="宋体" w:hAnsi="宋体" w:eastAsia="宋体" w:cs="宋体"/>
                <w:color w:val="000000"/>
                <w:sz w:val="24"/>
              </w:rPr>
            </w:pPr>
            <w:r>
              <w:rPr>
                <w:rFonts w:ascii="宋体" w:hAnsi="宋体" w:eastAsia="宋体" w:cs="宋体"/>
                <w:color w:val="000000"/>
                <w:sz w:val="24"/>
              </w:rPr>
              <w:t>Memory Management Unit (MMU)</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05EA861">
            <w:pPr>
              <w:spacing w:line="360" w:lineRule="auto"/>
              <w:rPr>
                <w:rFonts w:ascii="宋体" w:hAnsi="宋体" w:eastAsia="宋体" w:cs="宋体"/>
              </w:rPr>
            </w:pPr>
            <w:r>
              <w:rPr>
                <w:rFonts w:ascii="宋体" w:hAnsi="宋体" w:eastAsia="宋体" w:cs="宋体"/>
                <w:color w:val="000000"/>
                <w:sz w:val="24"/>
              </w:rPr>
              <w:t>内存管理单元，负责虚拟地址到物理地址的转换。</w:t>
            </w:r>
          </w:p>
        </w:tc>
      </w:tr>
      <w:tr w14:paraId="77AEC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91AC6EC">
            <w:pPr>
              <w:spacing w:line="360" w:lineRule="auto"/>
              <w:rPr>
                <w:rFonts w:ascii="宋体" w:hAnsi="宋体" w:eastAsia="宋体" w:cs="宋体"/>
                <w:color w:val="000000"/>
                <w:sz w:val="24"/>
              </w:rPr>
            </w:pPr>
            <w:r>
              <w:rPr>
                <w:rFonts w:ascii="宋体" w:hAnsi="宋体" w:eastAsia="宋体" w:cs="宋体"/>
                <w:color w:val="000000"/>
                <w:sz w:val="24"/>
              </w:rPr>
              <w:t>Page Table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3E9803A">
            <w:pPr>
              <w:spacing w:line="360" w:lineRule="auto"/>
              <w:rPr>
                <w:rFonts w:ascii="宋体" w:hAnsi="宋体" w:eastAsia="宋体" w:cs="宋体"/>
              </w:rPr>
            </w:pPr>
            <w:r>
              <w:rPr>
                <w:rFonts w:ascii="宋体" w:hAnsi="宋体" w:eastAsia="宋体" w:cs="宋体"/>
                <w:color w:val="000000"/>
                <w:sz w:val="24"/>
              </w:rPr>
              <w:t>页表，内核用于管理虚拟内存的数据结构。</w:t>
            </w:r>
          </w:p>
        </w:tc>
      </w:tr>
      <w:tr w14:paraId="5E127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7342926">
            <w:pPr>
              <w:spacing w:line="360" w:lineRule="auto"/>
              <w:rPr>
                <w:rFonts w:ascii="宋体" w:hAnsi="宋体" w:eastAsia="宋体" w:cs="宋体"/>
                <w:color w:val="000000"/>
                <w:sz w:val="24"/>
              </w:rPr>
            </w:pPr>
            <w:r>
              <w:rPr>
                <w:rFonts w:ascii="宋体" w:hAnsi="宋体" w:eastAsia="宋体" w:cs="宋体"/>
                <w:color w:val="000000"/>
                <w:sz w:val="24"/>
              </w:rPr>
              <w:t>TLB (Translation Lookaside Buffer)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B0222F0">
            <w:pPr>
              <w:spacing w:line="360" w:lineRule="auto"/>
              <w:rPr>
                <w:rFonts w:ascii="宋体" w:hAnsi="宋体" w:eastAsia="宋体" w:cs="宋体"/>
              </w:rPr>
            </w:pPr>
            <w:r>
              <w:rPr>
                <w:rFonts w:ascii="宋体" w:hAnsi="宋体" w:eastAsia="宋体" w:cs="宋体"/>
                <w:color w:val="000000"/>
                <w:sz w:val="24"/>
              </w:rPr>
              <w:t>转译后备缓冲器，缓存虚拟地址到物理地址的映射。</w:t>
            </w:r>
          </w:p>
        </w:tc>
      </w:tr>
      <w:tr w14:paraId="1628D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3D944D12">
            <w:pPr>
              <w:spacing w:line="360" w:lineRule="auto"/>
              <w:rPr>
                <w:rFonts w:ascii="宋体" w:hAnsi="宋体" w:eastAsia="宋体" w:cs="宋体"/>
                <w:color w:val="000000"/>
                <w:sz w:val="24"/>
              </w:rPr>
            </w:pPr>
            <w:r>
              <w:rPr>
                <w:rFonts w:ascii="宋体" w:hAnsi="宋体" w:eastAsia="宋体" w:cs="宋体"/>
                <w:color w:val="000000"/>
                <w:sz w:val="24"/>
              </w:rPr>
              <w:t>Kernel Module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D586C11">
            <w:pPr>
              <w:spacing w:line="360" w:lineRule="auto"/>
              <w:rPr>
                <w:rFonts w:ascii="宋体" w:hAnsi="宋体" w:eastAsia="宋体" w:cs="宋体"/>
              </w:rPr>
            </w:pPr>
            <w:r>
              <w:rPr>
                <w:rFonts w:ascii="宋体" w:hAnsi="宋体" w:eastAsia="宋体" w:cs="宋体"/>
                <w:color w:val="000000"/>
                <w:sz w:val="24"/>
              </w:rPr>
              <w:t xml:space="preserve">内核模块，可动态加载/卸载的内核扩展代码（如 Linux 的 </w:t>
            </w:r>
            <w:r>
              <w:rPr>
                <w:rFonts w:ascii="宋体" w:hAnsi="宋体" w:eastAsia="宋体" w:cs="宋体"/>
                <w:color w:val="000000"/>
                <w:sz w:val="22"/>
              </w:rPr>
              <w:t>.ko</w:t>
            </w:r>
            <w:r>
              <w:rPr>
                <w:rFonts w:ascii="宋体" w:hAnsi="宋体" w:eastAsia="宋体" w:cs="宋体"/>
                <w:color w:val="000000"/>
                <w:sz w:val="24"/>
              </w:rPr>
              <w:t xml:space="preserve"> 文件）。</w:t>
            </w:r>
          </w:p>
        </w:tc>
      </w:tr>
      <w:tr w14:paraId="36A58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B2B0B8B">
            <w:pPr>
              <w:spacing w:line="360" w:lineRule="auto"/>
              <w:rPr>
                <w:rFonts w:ascii="宋体" w:hAnsi="宋体" w:eastAsia="宋体" w:cs="宋体"/>
                <w:color w:val="000000"/>
                <w:sz w:val="24"/>
              </w:rPr>
            </w:pPr>
            <w:r>
              <w:rPr>
                <w:rFonts w:ascii="宋体" w:hAnsi="宋体" w:eastAsia="宋体" w:cs="宋体"/>
                <w:color w:val="000000"/>
                <w:sz w:val="24"/>
              </w:rPr>
              <w:t>Device Driver</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0CA185E">
            <w:pPr>
              <w:spacing w:line="360" w:lineRule="auto"/>
              <w:rPr>
                <w:rFonts w:ascii="宋体" w:hAnsi="宋体" w:eastAsia="宋体" w:cs="宋体"/>
              </w:rPr>
            </w:pPr>
            <w:r>
              <w:rPr>
                <w:rFonts w:ascii="宋体" w:hAnsi="宋体" w:eastAsia="宋体" w:cs="宋体"/>
                <w:color w:val="000000"/>
                <w:sz w:val="24"/>
              </w:rPr>
              <w:t>设备驱动程序，内核用于控制特定硬件的代码。</w:t>
            </w:r>
          </w:p>
        </w:tc>
      </w:tr>
      <w:tr w14:paraId="2FA55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B2186A4">
            <w:pPr>
              <w:spacing w:line="360" w:lineRule="auto"/>
              <w:rPr>
                <w:rFonts w:ascii="宋体" w:hAnsi="宋体" w:eastAsia="宋体" w:cs="宋体"/>
                <w:color w:val="000000"/>
                <w:sz w:val="24"/>
              </w:rPr>
            </w:pPr>
            <w:r>
              <w:rPr>
                <w:rFonts w:ascii="宋体" w:hAnsi="宋体" w:eastAsia="宋体" w:cs="宋体"/>
                <w:color w:val="000000"/>
                <w:sz w:val="24"/>
              </w:rPr>
              <w:t>init_task</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F61AA29">
            <w:pPr>
              <w:spacing w:line="360" w:lineRule="auto"/>
              <w:rPr>
                <w:rFonts w:ascii="宋体" w:hAnsi="宋体" w:eastAsia="宋体" w:cs="宋体"/>
              </w:rPr>
            </w:pPr>
            <w:r>
              <w:rPr>
                <w:rFonts w:ascii="宋体" w:hAnsi="宋体" w:eastAsia="宋体" w:cs="宋体"/>
                <w:color w:val="000000"/>
                <w:sz w:val="24"/>
              </w:rPr>
              <w:t>Linux 内核中的初始任务（PID 0），所有进程的祖先。</w:t>
            </w:r>
          </w:p>
        </w:tc>
      </w:tr>
      <w:tr w14:paraId="2A15F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258E765">
            <w:pPr>
              <w:spacing w:line="360" w:lineRule="auto"/>
              <w:rPr>
                <w:rFonts w:ascii="宋体" w:hAnsi="宋体" w:eastAsia="宋体" w:cs="宋体"/>
                <w:color w:val="000000"/>
                <w:sz w:val="24"/>
              </w:rPr>
            </w:pPr>
            <w:r>
              <w:rPr>
                <w:rFonts w:ascii="宋体" w:hAnsi="宋体" w:eastAsia="宋体" w:cs="宋体"/>
                <w:color w:val="000000"/>
                <w:sz w:val="24"/>
              </w:rPr>
              <w:t>kthread</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22FEA989">
            <w:pPr>
              <w:spacing w:line="360" w:lineRule="auto"/>
              <w:rPr>
                <w:rFonts w:ascii="宋体" w:hAnsi="宋体" w:eastAsia="宋体" w:cs="宋体"/>
              </w:rPr>
            </w:pPr>
            <w:r>
              <w:rPr>
                <w:rFonts w:ascii="宋体" w:hAnsi="宋体" w:eastAsia="宋体" w:cs="宋体"/>
                <w:color w:val="000000"/>
                <w:sz w:val="24"/>
              </w:rPr>
              <w:t>内核线程，运行在内核空间的线程，用于执行后台任务。</w:t>
            </w:r>
          </w:p>
        </w:tc>
      </w:tr>
      <w:tr w14:paraId="66C8A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EA6786B">
            <w:pPr>
              <w:spacing w:line="360" w:lineRule="auto"/>
              <w:rPr>
                <w:rFonts w:ascii="宋体" w:hAnsi="宋体" w:eastAsia="宋体" w:cs="宋体"/>
                <w:color w:val="000000"/>
                <w:sz w:val="24"/>
              </w:rPr>
            </w:pPr>
            <w:r>
              <w:rPr>
                <w:rFonts w:ascii="宋体" w:hAnsi="宋体" w:eastAsia="宋体" w:cs="宋体"/>
                <w:color w:val="000000"/>
                <w:sz w:val="24"/>
              </w:rPr>
              <w:t>fork()</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63263123">
            <w:pPr>
              <w:spacing w:line="360" w:lineRule="auto"/>
              <w:rPr>
                <w:rFonts w:ascii="宋体" w:hAnsi="宋体" w:eastAsia="宋体" w:cs="宋体"/>
              </w:rPr>
            </w:pPr>
            <w:r>
              <w:rPr>
                <w:rFonts w:ascii="宋体" w:hAnsi="宋体" w:eastAsia="宋体" w:cs="宋体"/>
                <w:color w:val="000000"/>
                <w:sz w:val="24"/>
              </w:rPr>
              <w:t>创建新进程的系统调用。</w:t>
            </w:r>
          </w:p>
        </w:tc>
      </w:tr>
      <w:tr w14:paraId="35EF8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DFDE2C1">
            <w:pPr>
              <w:spacing w:line="360" w:lineRule="auto"/>
              <w:rPr>
                <w:rFonts w:ascii="宋体" w:hAnsi="宋体" w:eastAsia="宋体" w:cs="宋体"/>
                <w:color w:val="000000"/>
                <w:sz w:val="24"/>
              </w:rPr>
            </w:pPr>
            <w:r>
              <w:rPr>
                <w:rFonts w:ascii="宋体" w:hAnsi="宋体" w:eastAsia="宋体" w:cs="宋体"/>
                <w:color w:val="000000"/>
                <w:sz w:val="24"/>
              </w:rPr>
              <w:t>exec()</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E444882">
            <w:pPr>
              <w:spacing w:line="360" w:lineRule="auto"/>
              <w:rPr>
                <w:rFonts w:ascii="宋体" w:hAnsi="宋体" w:eastAsia="宋体" w:cs="宋体"/>
              </w:rPr>
            </w:pPr>
            <w:r>
              <w:rPr>
                <w:rFonts w:ascii="宋体" w:hAnsi="宋体" w:eastAsia="宋体" w:cs="宋体"/>
                <w:color w:val="000000"/>
                <w:sz w:val="24"/>
              </w:rPr>
              <w:t>加载并执行新程序的系统调用。</w:t>
            </w:r>
          </w:p>
        </w:tc>
      </w:tr>
      <w:tr w14:paraId="43F74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DA3D62A">
            <w:pPr>
              <w:spacing w:line="360" w:lineRule="auto"/>
              <w:rPr>
                <w:rFonts w:ascii="宋体" w:hAnsi="宋体" w:eastAsia="宋体" w:cs="宋体"/>
                <w:color w:val="000000"/>
                <w:sz w:val="24"/>
              </w:rPr>
            </w:pPr>
            <w:r>
              <w:rPr>
                <w:rFonts w:ascii="宋体" w:hAnsi="宋体" w:eastAsia="宋体" w:cs="宋体"/>
                <w:color w:val="000000"/>
                <w:sz w:val="24"/>
              </w:rPr>
              <w:t>kmalloc / kfree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120EA0A">
            <w:pPr>
              <w:spacing w:line="360" w:lineRule="auto"/>
              <w:rPr>
                <w:rFonts w:ascii="宋体" w:hAnsi="宋体" w:eastAsia="宋体" w:cs="宋体"/>
              </w:rPr>
            </w:pPr>
            <w:r>
              <w:rPr>
                <w:rFonts w:ascii="宋体" w:hAnsi="宋体" w:eastAsia="宋体" w:cs="宋体"/>
                <w:color w:val="000000"/>
                <w:sz w:val="24"/>
              </w:rPr>
              <w:t>Linux 内核中用于动态分配和释放内存的函数。</w:t>
            </w:r>
          </w:p>
        </w:tc>
      </w:tr>
      <w:tr w14:paraId="13DD5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04AD105F">
            <w:pPr>
              <w:spacing w:line="360" w:lineRule="auto"/>
              <w:rPr>
                <w:rFonts w:ascii="宋体" w:hAnsi="宋体" w:eastAsia="宋体" w:cs="宋体"/>
                <w:color w:val="000000"/>
                <w:sz w:val="24"/>
              </w:rPr>
            </w:pPr>
            <w:r>
              <w:rPr>
                <w:rFonts w:ascii="宋体" w:hAnsi="宋体" w:eastAsia="宋体" w:cs="宋体"/>
                <w:color w:val="000000"/>
                <w:sz w:val="24"/>
              </w:rPr>
              <w:t>spinlock</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23C66CD">
            <w:pPr>
              <w:spacing w:line="360" w:lineRule="auto"/>
              <w:rPr>
                <w:rFonts w:ascii="宋体" w:hAnsi="宋体" w:eastAsia="宋体" w:cs="宋体"/>
              </w:rPr>
            </w:pPr>
            <w:r>
              <w:rPr>
                <w:rFonts w:ascii="宋体" w:hAnsi="宋体" w:eastAsia="宋体" w:cs="宋体"/>
                <w:color w:val="000000"/>
                <w:sz w:val="24"/>
              </w:rPr>
              <w:t>自旋锁，内核中用于多核同步的一种锁机制。</w:t>
            </w:r>
          </w:p>
        </w:tc>
      </w:tr>
      <w:tr w14:paraId="5CC5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3B508AE">
            <w:pPr>
              <w:spacing w:line="360" w:lineRule="auto"/>
              <w:rPr>
                <w:rFonts w:ascii="宋体" w:hAnsi="宋体" w:eastAsia="宋体" w:cs="宋体"/>
                <w:color w:val="000000"/>
                <w:sz w:val="24"/>
              </w:rPr>
            </w:pPr>
            <w:r>
              <w:rPr>
                <w:rFonts w:ascii="宋体" w:hAnsi="宋体" w:eastAsia="宋体" w:cs="宋体"/>
                <w:color w:val="000000"/>
                <w:sz w:val="24"/>
              </w:rPr>
              <w:t>semaphore</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4F2F6595">
            <w:pPr>
              <w:spacing w:line="360" w:lineRule="auto"/>
              <w:rPr>
                <w:rFonts w:ascii="宋体" w:hAnsi="宋体" w:eastAsia="宋体" w:cs="宋体"/>
              </w:rPr>
            </w:pPr>
            <w:r>
              <w:rPr>
                <w:rFonts w:ascii="宋体" w:hAnsi="宋体" w:eastAsia="宋体" w:cs="宋体"/>
                <w:color w:val="000000"/>
                <w:sz w:val="24"/>
              </w:rPr>
              <w:t>信号量，内核中用于进程间同步的机制。</w:t>
            </w:r>
          </w:p>
        </w:tc>
      </w:tr>
      <w:tr w14:paraId="0FD22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1D8FEB4E">
            <w:pPr>
              <w:spacing w:line="360" w:lineRule="auto"/>
              <w:rPr>
                <w:rFonts w:ascii="宋体" w:hAnsi="宋体" w:eastAsia="宋体" w:cs="宋体"/>
                <w:color w:val="000000"/>
                <w:sz w:val="24"/>
              </w:rPr>
            </w:pPr>
            <w:r>
              <w:rPr>
                <w:rFonts w:ascii="宋体" w:hAnsi="宋体" w:eastAsia="宋体" w:cs="宋体"/>
                <w:color w:val="000000"/>
                <w:sz w:val="24"/>
              </w:rPr>
              <w:t>mmap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B97053E">
            <w:pPr>
              <w:spacing w:line="360" w:lineRule="auto"/>
              <w:rPr>
                <w:rFonts w:ascii="宋体" w:hAnsi="宋体" w:eastAsia="宋体" w:cs="宋体"/>
              </w:rPr>
            </w:pPr>
            <w:r>
              <w:rPr>
                <w:rFonts w:ascii="宋体" w:hAnsi="宋体" w:eastAsia="宋体" w:cs="宋体"/>
                <w:color w:val="000000"/>
                <w:sz w:val="24"/>
              </w:rPr>
              <w:t>内存映射系统调用，将文件或设备映射到内存。</w:t>
            </w:r>
          </w:p>
        </w:tc>
      </w:tr>
      <w:tr w14:paraId="3B9EF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8" w:hRule="atLeast"/>
        </w:trPr>
        <w:tc>
          <w:tcPr>
            <w:tcW w:w="216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5538095C">
            <w:pPr>
              <w:spacing w:line="360" w:lineRule="auto"/>
              <w:rPr>
                <w:rFonts w:ascii="宋体" w:hAnsi="宋体" w:eastAsia="宋体" w:cs="宋体"/>
                <w:color w:val="000000"/>
                <w:sz w:val="24"/>
              </w:rPr>
            </w:pPr>
            <w:r>
              <w:rPr>
                <w:rFonts w:ascii="宋体" w:hAnsi="宋体" w:eastAsia="宋体" w:cs="宋体"/>
                <w:color w:val="000000"/>
                <w:sz w:val="24"/>
              </w:rPr>
              <w:t>swap</w:t>
            </w:r>
          </w:p>
        </w:tc>
        <w:tc>
          <w:tcPr>
            <w:tcW w:w="5940" w:type="dxa"/>
            <w:tcBorders>
              <w:top w:val="single" w:color="000000" w:sz="0" w:space="0"/>
              <w:left w:val="single" w:color="000000" w:sz="0" w:space="0"/>
              <w:bottom w:val="single" w:color="000000" w:sz="0" w:space="0"/>
              <w:right w:val="single" w:color="000000" w:sz="0" w:space="0"/>
            </w:tcBorders>
            <w:tcMar>
              <w:top w:w="0" w:type="dxa"/>
              <w:left w:w="108" w:type="dxa"/>
              <w:bottom w:w="0" w:type="dxa"/>
              <w:right w:w="108" w:type="dxa"/>
            </w:tcMar>
            <w:vAlign w:val="center"/>
          </w:tcPr>
          <w:p w14:paraId="794F7FFE">
            <w:pPr>
              <w:spacing w:line="360" w:lineRule="auto"/>
              <w:rPr>
                <w:rFonts w:ascii="宋体" w:hAnsi="宋体" w:eastAsia="宋体" w:cs="宋体"/>
              </w:rPr>
            </w:pPr>
            <w:r>
              <w:rPr>
                <w:rFonts w:ascii="宋体" w:hAnsi="宋体" w:eastAsia="宋体" w:cs="宋体"/>
                <w:color w:val="000000"/>
                <w:sz w:val="24"/>
              </w:rPr>
              <w:t>交换机制，将不常用的内存页换出到磁盘。</w:t>
            </w:r>
          </w:p>
        </w:tc>
      </w:tr>
    </w:tbl>
    <w:p w14:paraId="2330AD25">
      <w:pPr>
        <w:pStyle w:val="8"/>
        <w:numPr>
          <w:ilvl w:val="5"/>
          <w:numId w:val="0"/>
        </w:numPr>
      </w:pPr>
    </w:p>
    <w:p w14:paraId="2CF10035">
      <w:pPr>
        <w:pStyle w:val="4"/>
      </w:pPr>
      <w:r>
        <w:rPr>
          <w:rFonts w:hint="eastAsia"/>
        </w:rPr>
        <w:t>参考资料</w:t>
      </w:r>
    </w:p>
    <w:p w14:paraId="1D17E5B9">
      <w:pPr>
        <w:ind w:firstLine="420"/>
      </w:pPr>
      <w:r>
        <w:rPr>
          <w:rFonts w:hint="eastAsia"/>
        </w:rPr>
        <w:t>【列出有关资料的作者、标题、编号、发表日期、出版单位或资料来源，可包括：a.项目的计划任务书、合同或批文；b.项目开发计划；C. 需求规格说明书；d.概要设计说明书；e。详细设计说明书；f.测试计划；g。手册中引用的其他资料、采用的软件工程标准或软件工程规范。】</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2209"/>
        <w:gridCol w:w="5281"/>
      </w:tblGrid>
      <w:tr w14:paraId="4683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0" w:type="dxa"/>
            <w:shd w:val="clear" w:color="auto" w:fill="F2F2F2"/>
          </w:tcPr>
          <w:p w14:paraId="31F846F9">
            <w:pPr>
              <w:snapToGrid w:val="0"/>
              <w:spacing w:before="48" w:after="48"/>
              <w:jc w:val="center"/>
              <w:rPr>
                <w:b/>
                <w:szCs w:val="21"/>
              </w:rPr>
            </w:pPr>
            <w:r>
              <w:rPr>
                <w:rFonts w:hint="eastAsia"/>
                <w:b/>
                <w:szCs w:val="21"/>
              </w:rPr>
              <w:t>序号</w:t>
            </w:r>
          </w:p>
        </w:tc>
        <w:tc>
          <w:tcPr>
            <w:tcW w:w="2209" w:type="dxa"/>
            <w:shd w:val="clear" w:color="auto" w:fill="F2F2F2"/>
          </w:tcPr>
          <w:p w14:paraId="705D1CAF">
            <w:pPr>
              <w:snapToGrid w:val="0"/>
              <w:spacing w:before="48" w:after="48"/>
              <w:jc w:val="center"/>
              <w:rPr>
                <w:b/>
                <w:szCs w:val="21"/>
              </w:rPr>
            </w:pPr>
            <w:r>
              <w:rPr>
                <w:rFonts w:hint="eastAsia"/>
                <w:b/>
                <w:szCs w:val="21"/>
              </w:rPr>
              <w:t>文档标识</w:t>
            </w:r>
          </w:p>
        </w:tc>
        <w:tc>
          <w:tcPr>
            <w:tcW w:w="5281" w:type="dxa"/>
            <w:shd w:val="clear" w:color="auto" w:fill="F2F2F2"/>
          </w:tcPr>
          <w:p w14:paraId="342B328E">
            <w:pPr>
              <w:snapToGrid w:val="0"/>
              <w:spacing w:before="48" w:after="48"/>
              <w:jc w:val="center"/>
              <w:rPr>
                <w:b/>
                <w:szCs w:val="21"/>
              </w:rPr>
            </w:pPr>
            <w:r>
              <w:rPr>
                <w:rFonts w:hint="eastAsia"/>
                <w:b/>
                <w:szCs w:val="21"/>
              </w:rPr>
              <w:t>文档名称</w:t>
            </w:r>
          </w:p>
        </w:tc>
      </w:tr>
      <w:tr w14:paraId="66B7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0" w:type="dxa"/>
            <w:vAlign w:val="center"/>
          </w:tcPr>
          <w:p w14:paraId="47B874F7">
            <w:pPr>
              <w:snapToGrid w:val="0"/>
              <w:spacing w:before="48" w:after="48"/>
              <w:jc w:val="center"/>
              <w:rPr>
                <w:rFonts w:ascii="宋体" w:hAnsi="宋体" w:cs="宋体"/>
                <w:bCs/>
                <w:szCs w:val="21"/>
              </w:rPr>
            </w:pPr>
            <w:r>
              <w:rPr>
                <w:rFonts w:hint="eastAsia" w:ascii="宋体" w:hAnsi="宋体" w:cs="宋体"/>
                <w:bCs/>
                <w:szCs w:val="21"/>
              </w:rPr>
              <w:t>1</w:t>
            </w:r>
          </w:p>
        </w:tc>
        <w:tc>
          <w:tcPr>
            <w:tcW w:w="2209" w:type="dxa"/>
            <w:vAlign w:val="center"/>
          </w:tcPr>
          <w:p w14:paraId="3CB28F8F">
            <w:pPr>
              <w:snapToGrid w:val="0"/>
              <w:spacing w:before="48" w:after="48"/>
              <w:jc w:val="center"/>
              <w:rPr>
                <w:rFonts w:ascii="宋体" w:hAnsi="宋体" w:cs="宋体"/>
                <w:bCs/>
                <w:szCs w:val="21"/>
              </w:rPr>
            </w:pPr>
            <w:r>
              <w:rPr>
                <w:rFonts w:hint="eastAsia" w:ascii="宋体" w:hAnsi="宋体" w:cs="宋体"/>
                <w:bCs/>
                <w:color w:val="FF0000"/>
                <w:szCs w:val="21"/>
              </w:rPr>
              <w:t>AX-HTS</w:t>
            </w:r>
          </w:p>
        </w:tc>
        <w:tc>
          <w:tcPr>
            <w:tcW w:w="5281" w:type="dxa"/>
          </w:tcPr>
          <w:p w14:paraId="467A617A">
            <w:pPr>
              <w:snapToGrid w:val="0"/>
              <w:spacing w:before="48" w:after="48"/>
              <w:jc w:val="center"/>
              <w:rPr>
                <w:rFonts w:ascii="宋体" w:hAnsi="宋体" w:cs="宋体"/>
                <w:bCs/>
                <w:szCs w:val="21"/>
              </w:rPr>
            </w:pPr>
            <w:r>
              <w:rPr>
                <w:rFonts w:hint="eastAsia" w:ascii="宋体" w:hAnsi="宋体" w:cs="宋体"/>
                <w:bCs/>
                <w:color w:val="FF0000"/>
                <w:szCs w:val="21"/>
              </w:rPr>
              <w:t>XXX合同书</w:t>
            </w:r>
          </w:p>
        </w:tc>
      </w:tr>
    </w:tbl>
    <w:p w14:paraId="0EDEBCCF"/>
    <w:p w14:paraId="24BF378D">
      <w:pPr>
        <w:pStyle w:val="4"/>
      </w:pPr>
      <w:r>
        <w:rPr>
          <w:rFonts w:hint="eastAsia"/>
        </w:rPr>
        <w:t>软件概述</w:t>
      </w:r>
    </w:p>
    <w:p w14:paraId="2C1520E9">
      <w:pPr>
        <w:pStyle w:val="5"/>
      </w:pPr>
      <w:r>
        <w:rPr>
          <w:rFonts w:hint="eastAsia"/>
        </w:rPr>
        <w:t>目标</w:t>
      </w:r>
    </w:p>
    <w:p w14:paraId="21A81F5A">
      <w:pPr>
        <w:pStyle w:val="15"/>
        <w:widowControl/>
        <w:shd w:val="clear" w:color="auto" w:fill="FFFFFF"/>
        <w:spacing w:before="160" w:after="160"/>
        <w:ind w:firstLine="420"/>
        <w:rPr>
          <w:rFonts w:asciiTheme="minorEastAsia" w:hAnsiTheme="minorEastAsia" w:cstheme="minorEastAsia"/>
          <w:color w:val="0F1115"/>
          <w:szCs w:val="24"/>
        </w:rPr>
      </w:pPr>
      <w:r>
        <w:rPr>
          <w:rFonts w:hint="eastAsia" w:asciiTheme="minorEastAsia" w:hAnsiTheme="minorEastAsia" w:cstheme="minorEastAsia"/>
          <w:color w:val="0F1115"/>
          <w:szCs w:val="24"/>
        </w:rPr>
        <w:t>研发一款面向xx软件快速迁移部署的、</w:t>
      </w:r>
      <w:r>
        <w:rPr>
          <w:rStyle w:val="19"/>
          <w:rFonts w:hint="eastAsia" w:asciiTheme="minorEastAsia" w:hAnsiTheme="minorEastAsia" w:cstheme="minorEastAsia"/>
          <w:b w:val="0"/>
          <w:color w:val="0F1115"/>
          <w:szCs w:val="24"/>
        </w:rPr>
        <w:t>高安全、高性能、支持跨平台硬件屏蔽增强</w:t>
      </w:r>
      <w:r>
        <w:rPr>
          <w:rFonts w:hint="eastAsia" w:asciiTheme="minorEastAsia" w:hAnsiTheme="minorEastAsia" w:cstheme="minorEastAsia"/>
          <w:color w:val="0F1115"/>
          <w:szCs w:val="24"/>
        </w:rPr>
        <w:t>的系统虚拟化软件原型。具体目标包括：</w:t>
      </w:r>
    </w:p>
    <w:p w14:paraId="2A8590C8">
      <w:pPr>
        <w:pStyle w:val="15"/>
        <w:widowControl/>
        <w:numPr>
          <w:ilvl w:val="0"/>
          <w:numId w:val="3"/>
        </w:numPr>
        <w:rPr>
          <w:rFonts w:asciiTheme="minorEastAsia" w:hAnsiTheme="minorEastAsia" w:cstheme="minorEastAsia"/>
          <w:szCs w:val="24"/>
        </w:rPr>
      </w:pPr>
      <w:r>
        <w:rPr>
          <w:rStyle w:val="19"/>
          <w:rFonts w:hint="eastAsia" w:asciiTheme="minorEastAsia" w:hAnsiTheme="minorEastAsia" w:cstheme="minorEastAsia"/>
          <w:b w:val="0"/>
          <w:color w:val="0F1115"/>
          <w:szCs w:val="24"/>
        </w:rPr>
        <w:t>支持国产化平台</w:t>
      </w:r>
      <w:r>
        <w:rPr>
          <w:rFonts w:hint="eastAsia" w:asciiTheme="minorEastAsia" w:hAnsiTheme="minorEastAsia" w:cstheme="minorEastAsia"/>
          <w:color w:val="0F1115"/>
          <w:szCs w:val="24"/>
        </w:rPr>
        <w:t>：能够在基于 x86-64 或 aarch64 架构的国产多核硬件设备上稳定运行，实现对国产硬件的有效适配与资源虚拟化。</w:t>
      </w:r>
    </w:p>
    <w:p w14:paraId="4F6B30EC">
      <w:pPr>
        <w:pStyle w:val="15"/>
        <w:widowControl/>
        <w:numPr>
          <w:ilvl w:val="0"/>
          <w:numId w:val="3"/>
        </w:numPr>
        <w:rPr>
          <w:rFonts w:asciiTheme="minorEastAsia" w:hAnsiTheme="minorEastAsia" w:cstheme="minorEastAsia"/>
          <w:szCs w:val="24"/>
        </w:rPr>
      </w:pPr>
      <w:r>
        <w:rPr>
          <w:rStyle w:val="19"/>
          <w:rFonts w:hint="eastAsia" w:asciiTheme="minorEastAsia" w:hAnsiTheme="minorEastAsia" w:cstheme="minorEastAsia"/>
          <w:b w:val="0"/>
          <w:color w:val="0F1115"/>
          <w:szCs w:val="24"/>
        </w:rPr>
        <w:t>提升系统安全性</w:t>
      </w:r>
      <w:r>
        <w:rPr>
          <w:rFonts w:hint="eastAsia" w:asciiTheme="minorEastAsia" w:hAnsiTheme="minorEastAsia" w:cstheme="minorEastAsia"/>
          <w:color w:val="0F1115"/>
          <w:szCs w:val="24"/>
        </w:rPr>
        <w:t>：通过采用 Rust 安全编程语言进行核心开发，从语言层面消除内存安全和并发安全漏洞，有效避免传统虚拟化软件（如 KVM）中已公布的相关 CVE 漏洞，为上层应用提供安全可靠的隔离运行环境。</w:t>
      </w:r>
    </w:p>
    <w:p w14:paraId="4B882294">
      <w:pPr>
        <w:pStyle w:val="15"/>
        <w:widowControl/>
        <w:numPr>
          <w:ilvl w:val="0"/>
          <w:numId w:val="3"/>
        </w:numPr>
        <w:rPr>
          <w:rFonts w:asciiTheme="minorEastAsia" w:hAnsiTheme="minorEastAsia" w:cstheme="minorEastAsia"/>
          <w:szCs w:val="24"/>
        </w:rPr>
      </w:pPr>
      <w:r>
        <w:rPr>
          <w:rStyle w:val="19"/>
          <w:rFonts w:hint="eastAsia" w:asciiTheme="minorEastAsia" w:hAnsiTheme="minorEastAsia" w:cstheme="minorEastAsia"/>
          <w:b w:val="0"/>
          <w:color w:val="0F1115"/>
          <w:szCs w:val="24"/>
        </w:rPr>
        <w:t>优化系统性能</w:t>
      </w:r>
      <w:r>
        <w:rPr>
          <w:rFonts w:hint="eastAsia" w:asciiTheme="minorEastAsia" w:hAnsiTheme="minorEastAsia" w:cstheme="minorEastAsia"/>
          <w:color w:val="0F1115"/>
          <w:szCs w:val="24"/>
        </w:rPr>
        <w:t>：通过高性能虚拟化技术研究，显著提升虚拟机的启动速度、I/O 吞吐能力和实时性，关键性能指标（如镜像加载时间、延迟抖动、I/O吞吐量）要显著优于主流方案（如 KVM）。</w:t>
      </w:r>
    </w:p>
    <w:p w14:paraId="3A7985BC">
      <w:pPr>
        <w:pStyle w:val="15"/>
        <w:widowControl/>
        <w:numPr>
          <w:ilvl w:val="0"/>
          <w:numId w:val="3"/>
        </w:numPr>
        <w:rPr>
          <w:rFonts w:asciiTheme="minorEastAsia" w:hAnsiTheme="minorEastAsia" w:cstheme="minorEastAsia"/>
          <w:szCs w:val="24"/>
        </w:rPr>
      </w:pPr>
      <w:r>
        <w:rPr>
          <w:rStyle w:val="19"/>
          <w:rFonts w:hint="eastAsia" w:asciiTheme="minorEastAsia" w:hAnsiTheme="minorEastAsia" w:cstheme="minorEastAsia"/>
          <w:b w:val="0"/>
          <w:color w:val="0F1115"/>
          <w:szCs w:val="24"/>
        </w:rPr>
        <w:t>提供灵活可扩展的架构</w:t>
      </w:r>
      <w:r>
        <w:rPr>
          <w:rFonts w:hint="eastAsia" w:asciiTheme="minorEastAsia" w:hAnsiTheme="minorEastAsia" w:cstheme="minorEastAsia"/>
          <w:color w:val="0F1115"/>
          <w:szCs w:val="24"/>
        </w:rPr>
        <w:t>：采用模块化、柔性混合软件架构设计，实现组件间松耦合，支持系统功能的可持续演进和灵活扩展，满足民用智能无人系统、工业控制、云计算系统等不同场景的多样化需求。</w:t>
      </w:r>
    </w:p>
    <w:p w14:paraId="6E3142C6">
      <w:pPr>
        <w:pStyle w:val="5"/>
      </w:pPr>
      <w:r>
        <w:rPr>
          <w:rFonts w:hint="eastAsia"/>
        </w:rPr>
        <w:t>功能</w:t>
      </w:r>
    </w:p>
    <w:p w14:paraId="733A17AA">
      <w:pPr>
        <w:rPr>
          <w:b/>
          <w:bCs/>
          <w:sz w:val="24"/>
          <w:szCs w:val="24"/>
        </w:rPr>
      </w:pPr>
      <w:r>
        <w:rPr>
          <w:rFonts w:hint="eastAsia"/>
          <w:b/>
          <w:bCs/>
          <w:sz w:val="24"/>
          <w:szCs w:val="24"/>
        </w:rPr>
        <w:t>全面的虚拟化支持：</w:t>
      </w:r>
    </w:p>
    <w:p w14:paraId="54ECD6A4">
      <w:pPr>
        <w:numPr>
          <w:ilvl w:val="0"/>
          <w:numId w:val="4"/>
        </w:numPr>
      </w:pPr>
      <w:r>
        <w:rPr>
          <w:rFonts w:hint="eastAsia"/>
        </w:rPr>
        <w:t>处理器虚拟化：支持 CPU 虚拟化（vCPU），充分利用硬件辅助虚拟化技术（如 Intel VT-x, ARM VE）。</w:t>
      </w:r>
    </w:p>
    <w:p w14:paraId="3D567FB9">
      <w:pPr>
        <w:pStyle w:val="15"/>
        <w:widowControl/>
        <w:numPr>
          <w:ilvl w:val="0"/>
          <w:numId w:val="4"/>
        </w:numPr>
        <w:rPr>
          <w:rFonts w:asciiTheme="minorEastAsia" w:hAnsiTheme="minorEastAsia" w:cstheme="minorEastAsia"/>
          <w:szCs w:val="24"/>
        </w:rPr>
      </w:pPr>
      <w:r>
        <w:rPr>
          <w:rStyle w:val="19"/>
          <w:rFonts w:hint="eastAsia" w:asciiTheme="minorEastAsia" w:hAnsiTheme="minorEastAsia" w:cstheme="minorEastAsia"/>
          <w:b w:val="0"/>
          <w:color w:val="0F1115"/>
          <w:szCs w:val="24"/>
          <w:shd w:val="clear" w:color="auto" w:fill="FFFFFF"/>
        </w:rPr>
        <w:t>内存虚拟化</w:t>
      </w:r>
      <w:r>
        <w:rPr>
          <w:rFonts w:hint="eastAsia" w:asciiTheme="minorEastAsia" w:hAnsiTheme="minorEastAsia" w:cstheme="minorEastAsia"/>
          <w:color w:val="0F1115"/>
          <w:szCs w:val="24"/>
          <w:shd w:val="clear" w:color="auto" w:fill="FFFFFF"/>
        </w:rPr>
        <w:t>：实现内存管理单元（MMU）虚拟化，为每个虚拟机提供隔离、受保护的地址空间。</w:t>
      </w:r>
    </w:p>
    <w:p w14:paraId="313046A0">
      <w:pPr>
        <w:pStyle w:val="15"/>
        <w:widowControl/>
        <w:numPr>
          <w:ilvl w:val="0"/>
          <w:numId w:val="4"/>
        </w:numPr>
        <w:rPr>
          <w:rFonts w:asciiTheme="minorEastAsia" w:hAnsiTheme="minorEastAsia" w:cstheme="minorEastAsia"/>
          <w:szCs w:val="24"/>
        </w:rPr>
      </w:pPr>
      <w:r>
        <w:rPr>
          <w:rStyle w:val="19"/>
          <w:rFonts w:hint="eastAsia" w:asciiTheme="minorEastAsia" w:hAnsiTheme="minorEastAsia" w:cstheme="minorEastAsia"/>
          <w:b w:val="0"/>
          <w:color w:val="0F1115"/>
          <w:szCs w:val="24"/>
          <w:shd w:val="clear" w:color="auto" w:fill="FFFFFF"/>
        </w:rPr>
        <w:t>I/O 虚拟化</w:t>
      </w:r>
      <w:r>
        <w:rPr>
          <w:rFonts w:hint="eastAsia" w:asciiTheme="minorEastAsia" w:hAnsiTheme="minorEastAsia" w:cstheme="minorEastAsia"/>
          <w:color w:val="0F1115"/>
          <w:szCs w:val="24"/>
          <w:shd w:val="clear" w:color="auto" w:fill="FFFFFF"/>
        </w:rPr>
        <w:t>：支持多种 I/O 设备模型，包括设备模拟、Virtio 半虚拟化、中介传递设备以及设备直通（PCIe Pass-through），为虚拟机提供高性能的网络、存储等外设支持。</w:t>
      </w:r>
    </w:p>
    <w:p w14:paraId="30FF6418">
      <w:pPr>
        <w:pStyle w:val="15"/>
        <w:widowControl/>
        <w:spacing w:after="80"/>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多架构与多客户操作系统支持</w:t>
      </w:r>
      <w:r>
        <w:rPr>
          <w:rFonts w:hint="eastAsia" w:asciiTheme="minorEastAsia" w:hAnsiTheme="minorEastAsia" w:cstheme="minorEastAsia"/>
          <w:color w:val="0F1115"/>
          <w:szCs w:val="24"/>
          <w:shd w:val="clear" w:color="auto" w:fill="FFFFFF"/>
        </w:rPr>
        <w:t>：</w:t>
      </w:r>
    </w:p>
    <w:p w14:paraId="6802D5B6">
      <w:pPr>
        <w:pStyle w:val="15"/>
        <w:widowControl/>
        <w:numPr>
          <w:ilvl w:val="0"/>
          <w:numId w:val="4"/>
        </w:numPr>
        <w:rPr>
          <w:rFonts w:asciiTheme="minorEastAsia" w:hAnsiTheme="minorEastAsia" w:cstheme="minorEastAsia"/>
          <w:szCs w:val="24"/>
        </w:rPr>
      </w:pPr>
      <w:r>
        <w:rPr>
          <w:rFonts w:hint="eastAsia" w:asciiTheme="minorEastAsia" w:hAnsiTheme="minorEastAsia" w:cstheme="minorEastAsia"/>
          <w:color w:val="0F1115"/>
          <w:szCs w:val="24"/>
          <w:shd w:val="clear" w:color="auto" w:fill="FFFFFF"/>
        </w:rPr>
        <w:t>支持在 </w:t>
      </w:r>
      <w:r>
        <w:rPr>
          <w:rStyle w:val="19"/>
          <w:rFonts w:hint="eastAsia" w:asciiTheme="minorEastAsia" w:hAnsiTheme="minorEastAsia" w:cstheme="minorEastAsia"/>
          <w:b w:val="0"/>
          <w:color w:val="0F1115"/>
          <w:szCs w:val="24"/>
          <w:shd w:val="clear" w:color="auto" w:fill="FFFFFF"/>
        </w:rPr>
        <w:t>x86-64</w:t>
      </w:r>
      <w:r>
        <w:rPr>
          <w:rFonts w:hint="eastAsia" w:asciiTheme="minorEastAsia" w:hAnsiTheme="minorEastAsia" w:cstheme="minorEastAsia"/>
          <w:color w:val="0F1115"/>
          <w:szCs w:val="24"/>
          <w:shd w:val="clear" w:color="auto" w:fill="FFFFFF"/>
        </w:rPr>
        <w:t> 和 </w:t>
      </w:r>
      <w:r>
        <w:rPr>
          <w:rStyle w:val="19"/>
          <w:rFonts w:hint="eastAsia" w:asciiTheme="minorEastAsia" w:hAnsiTheme="minorEastAsia" w:cstheme="minorEastAsia"/>
          <w:b w:val="0"/>
          <w:color w:val="0F1115"/>
          <w:szCs w:val="24"/>
          <w:shd w:val="clear" w:color="auto" w:fill="FFFFFF"/>
        </w:rPr>
        <w:t>aarch64</w:t>
      </w:r>
      <w:r>
        <w:rPr>
          <w:rFonts w:hint="eastAsia" w:asciiTheme="minorEastAsia" w:hAnsiTheme="minorEastAsia" w:cstheme="minorEastAsia"/>
          <w:color w:val="0F1115"/>
          <w:szCs w:val="24"/>
          <w:shd w:val="clear" w:color="auto" w:fill="FFFFFF"/>
        </w:rPr>
        <w:t> 两种主流架构的硬件平台上运行。</w:t>
      </w:r>
    </w:p>
    <w:p w14:paraId="1CB5572B">
      <w:pPr>
        <w:pStyle w:val="15"/>
        <w:widowControl/>
        <w:rPr>
          <w:rFonts w:asciiTheme="minorEastAsia" w:hAnsiTheme="minorEastAsia" w:cstheme="minorEastAsia"/>
          <w:szCs w:val="24"/>
        </w:rPr>
      </w:pPr>
      <w:r>
        <w:rPr>
          <w:rFonts w:hint="eastAsia" w:asciiTheme="minorEastAsia" w:hAnsiTheme="minorEastAsia" w:cstheme="minorEastAsia"/>
          <w:color w:val="0F1115"/>
          <w:szCs w:val="24"/>
          <w:shd w:val="clear" w:color="auto" w:fill="FFFFFF"/>
        </w:rPr>
        <w:t>能够运行 </w:t>
      </w:r>
      <w:r>
        <w:rPr>
          <w:rStyle w:val="19"/>
          <w:rFonts w:hint="eastAsia" w:asciiTheme="minorEastAsia" w:hAnsiTheme="minorEastAsia" w:cstheme="minorEastAsia"/>
          <w:b w:val="0"/>
          <w:color w:val="0F1115"/>
          <w:szCs w:val="24"/>
          <w:shd w:val="clear" w:color="auto" w:fill="FFFFFF"/>
        </w:rPr>
        <w:t>Linux</w:t>
      </w:r>
      <w:r>
        <w:rPr>
          <w:rFonts w:hint="eastAsia" w:asciiTheme="minorEastAsia" w:hAnsiTheme="minorEastAsia" w:cstheme="minorEastAsia"/>
          <w:color w:val="0F1115"/>
          <w:szCs w:val="24"/>
          <w:shd w:val="clear" w:color="auto" w:fill="FFFFFF"/>
        </w:rPr>
        <w:t> 等主流客户操作系统，并支持其上的常用命令行软件（如 shell, iperf, busybox, lua, httpd, redis 等）。</w:t>
      </w:r>
    </w:p>
    <w:p w14:paraId="4C1ACADF">
      <w:pPr>
        <w:pStyle w:val="15"/>
        <w:widowControl/>
        <w:spacing w:after="80"/>
        <w:rPr>
          <w:rFonts w:asciiTheme="minorEastAsia" w:hAnsiTheme="minorEastAsia" w:cstheme="minorEastAsia"/>
          <w:szCs w:val="24"/>
        </w:rPr>
      </w:pPr>
      <w:r>
        <w:rPr>
          <w:rStyle w:val="19"/>
          <w:rFonts w:hint="eastAsia" w:asciiTheme="minorEastAsia" w:hAnsiTheme="minorEastAsia" w:cstheme="minorEastAsia"/>
          <w:b w:val="0"/>
          <w:color w:val="0F1115"/>
          <w:szCs w:val="24"/>
          <w:shd w:val="clear" w:color="auto" w:fill="FFFFFF"/>
        </w:rPr>
        <w:t>灵活的部署模式</w:t>
      </w:r>
      <w:r>
        <w:rPr>
          <w:rFonts w:hint="eastAsia" w:asciiTheme="minorEastAsia" w:hAnsiTheme="minorEastAsia" w:cstheme="minorEastAsia"/>
          <w:color w:val="0F1115"/>
          <w:szCs w:val="24"/>
          <w:shd w:val="clear" w:color="auto" w:fill="FFFFFF"/>
        </w:rPr>
        <w:t>：</w:t>
      </w:r>
    </w:p>
    <w:p w14:paraId="2D646829">
      <w:pPr>
        <w:pStyle w:val="15"/>
        <w:widowControl/>
        <w:numPr>
          <w:ilvl w:val="0"/>
          <w:numId w:val="4"/>
        </w:numPr>
        <w:rPr>
          <w:rFonts w:asciiTheme="minorEastAsia" w:hAnsiTheme="minorEastAsia" w:cstheme="minorEastAsia"/>
          <w:szCs w:val="24"/>
        </w:rPr>
      </w:pPr>
      <w:r>
        <w:rPr>
          <w:rFonts w:hint="eastAsia" w:asciiTheme="minorEastAsia" w:hAnsiTheme="minorEastAsia" w:cstheme="minorEastAsia"/>
          <w:color w:val="0F1115"/>
          <w:szCs w:val="24"/>
          <w:shd w:val="clear" w:color="auto" w:fill="FFFFFF"/>
        </w:rPr>
        <w:t>支持 </w:t>
      </w:r>
      <w:r>
        <w:rPr>
          <w:rStyle w:val="19"/>
          <w:rFonts w:hint="eastAsia" w:asciiTheme="minorEastAsia" w:hAnsiTheme="minorEastAsia" w:cstheme="minorEastAsia"/>
          <w:b w:val="0"/>
          <w:color w:val="0F1115"/>
          <w:szCs w:val="24"/>
          <w:shd w:val="clear" w:color="auto" w:fill="FFFFFF"/>
        </w:rPr>
        <w:t>Type-1 Hypervisor</w:t>
      </w:r>
      <w:r>
        <w:rPr>
          <w:rFonts w:hint="eastAsia" w:asciiTheme="minorEastAsia" w:hAnsiTheme="minorEastAsia" w:cstheme="minorEastAsia"/>
          <w:color w:val="0F1115"/>
          <w:szCs w:val="24"/>
          <w:shd w:val="clear" w:color="auto" w:fill="FFFFFF"/>
        </w:rPr>
        <w:t> 模式：直接运行在物理硬件上，管理虚拟机（如在 ARM 平台启动多核 Linux）。</w:t>
      </w:r>
    </w:p>
    <w:p w14:paraId="0C38AB3A">
      <w:pPr>
        <w:pStyle w:val="15"/>
        <w:widowControl/>
        <w:numPr>
          <w:ilvl w:val="0"/>
          <w:numId w:val="4"/>
        </w:numPr>
        <w:rPr>
          <w:rFonts w:asciiTheme="minorEastAsia" w:hAnsiTheme="minorEastAsia" w:cstheme="minorEastAsia"/>
          <w:szCs w:val="24"/>
        </w:rPr>
      </w:pPr>
      <w:r>
        <w:rPr>
          <w:rFonts w:hint="eastAsia" w:asciiTheme="minorEastAsia" w:hAnsiTheme="minorEastAsia" w:cstheme="minorEastAsia"/>
          <w:color w:val="0F1115"/>
          <w:szCs w:val="24"/>
          <w:shd w:val="clear" w:color="auto" w:fill="FFFFFF"/>
        </w:rPr>
        <w:t>支持 </w:t>
      </w:r>
      <w:r>
        <w:rPr>
          <w:rStyle w:val="19"/>
          <w:rFonts w:hint="eastAsia" w:asciiTheme="minorEastAsia" w:hAnsiTheme="minorEastAsia" w:cstheme="minorEastAsia"/>
          <w:b w:val="0"/>
          <w:color w:val="0F1115"/>
          <w:szCs w:val="24"/>
          <w:shd w:val="clear" w:color="auto" w:fill="FFFFFF"/>
        </w:rPr>
        <w:t>Type-1.5 Hypervisor</w:t>
      </w:r>
      <w:r>
        <w:rPr>
          <w:rFonts w:hint="eastAsia" w:asciiTheme="minorEastAsia" w:hAnsiTheme="minorEastAsia" w:cstheme="minorEastAsia"/>
          <w:color w:val="0F1115"/>
          <w:szCs w:val="24"/>
          <w:shd w:val="clear" w:color="auto" w:fill="FFFFFF"/>
        </w:rPr>
        <w:t> 模式：在宿主 Linux 系统中加载，将宿主机降级为第一个虚拟机，并可创建和管理其他虚拟机。</w:t>
      </w:r>
    </w:p>
    <w:p w14:paraId="37BF3359">
      <w:pPr>
        <w:pStyle w:val="15"/>
        <w:widowControl/>
        <w:spacing w:after="80"/>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丰富的设备驱动与组件</w:t>
      </w:r>
      <w:r>
        <w:rPr>
          <w:rFonts w:hint="eastAsia" w:asciiTheme="minorEastAsia" w:hAnsiTheme="minorEastAsia" w:cstheme="minorEastAsia"/>
          <w:color w:val="0F1115"/>
          <w:szCs w:val="24"/>
          <w:shd w:val="clear" w:color="auto" w:fill="FFFFFF"/>
        </w:rPr>
        <w:t>：</w:t>
      </w:r>
    </w:p>
    <w:p w14:paraId="5923714D">
      <w:pPr>
        <w:pStyle w:val="15"/>
        <w:widowControl/>
        <w:numPr>
          <w:ilvl w:val="0"/>
          <w:numId w:val="4"/>
        </w:numPr>
        <w:rPr>
          <w:rFonts w:asciiTheme="minorEastAsia" w:hAnsiTheme="minorEastAsia" w:cstheme="minorEastAsia"/>
          <w:szCs w:val="24"/>
        </w:rPr>
      </w:pPr>
      <w:r>
        <w:rPr>
          <w:rFonts w:hint="eastAsia" w:asciiTheme="minorEastAsia" w:hAnsiTheme="minorEastAsia" w:cstheme="minorEastAsia"/>
          <w:color w:val="0F1115"/>
          <w:szCs w:val="24"/>
          <w:shd w:val="clear" w:color="auto" w:fill="FFFFFF"/>
        </w:rPr>
        <w:t>提供基于 Rust 语言开发的、针对国产飞腾派等硬件平台的各类设备驱动支持，包括但不限于：复位（reset）、时钟（clock）、GPIO、I2C、PinMux、PWM、SPI、定时器（timer）、UART、看门狗（watchdog）、DMA、GIC、USB、PCIe、网络控制器（IGB, FXMAC）等。</w:t>
      </w:r>
    </w:p>
    <w:p w14:paraId="6244164F">
      <w:pPr>
        <w:pStyle w:val="15"/>
        <w:widowControl/>
        <w:numPr>
          <w:ilvl w:val="0"/>
          <w:numId w:val="4"/>
        </w:numPr>
        <w:rPr>
          <w:rFonts w:asciiTheme="minorEastAsia" w:hAnsiTheme="minorEastAsia" w:cstheme="minorEastAsia"/>
          <w:szCs w:val="24"/>
        </w:rPr>
      </w:pPr>
      <w:r>
        <w:rPr>
          <w:rFonts w:hint="eastAsia" w:asciiTheme="minorEastAsia" w:hAnsiTheme="minorEastAsia" w:cstheme="minorEastAsia"/>
          <w:color w:val="0F1115"/>
          <w:szCs w:val="24"/>
          <w:shd w:val="clear" w:color="auto" w:fill="FFFFFF"/>
        </w:rPr>
        <w:t>包含一系列成熟、可复用的 OS 核心组件，如内存分配器（allocator）、文件系统（axfs）、同步原语（axsync）、任务调度（axtask）、系统调用表（syscall-table）等，保障系统核心功能的完备性。</w:t>
      </w:r>
    </w:p>
    <w:p w14:paraId="7A982EB8">
      <w:pPr>
        <w:pStyle w:val="15"/>
        <w:widowControl/>
        <w:numPr>
          <w:ilvl w:val="0"/>
          <w:numId w:val="4"/>
        </w:numPr>
        <w:rPr>
          <w:rFonts w:asciiTheme="minorEastAsia" w:hAnsiTheme="minorEastAsia" w:cstheme="minorEastAsia"/>
          <w:szCs w:val="24"/>
        </w:rPr>
      </w:pPr>
      <w:r>
        <w:rPr>
          <w:rStyle w:val="19"/>
          <w:rFonts w:hint="eastAsia" w:asciiTheme="minorEastAsia" w:hAnsiTheme="minorEastAsia" w:cstheme="minorEastAsia"/>
          <w:b w:val="0"/>
          <w:color w:val="0F1115"/>
          <w:szCs w:val="24"/>
          <w:shd w:val="clear" w:color="auto" w:fill="FFFFFF"/>
        </w:rPr>
        <w:t>虚拟机生命周期管理</w:t>
      </w:r>
      <w:r>
        <w:rPr>
          <w:rFonts w:hint="eastAsia" w:asciiTheme="minorEastAsia" w:hAnsiTheme="minorEastAsia" w:cstheme="minorEastAsia"/>
          <w:color w:val="0F1115"/>
          <w:szCs w:val="24"/>
          <w:shd w:val="clear" w:color="auto" w:fill="FFFFFF"/>
        </w:rPr>
        <w:t>：提供创建、启动、关闭、配置虚拟机等基本管理功能。</w:t>
      </w:r>
    </w:p>
    <w:p w14:paraId="2D67EAF5">
      <w:pPr>
        <w:rPr>
          <w:rFonts w:asciiTheme="minorEastAsia" w:hAnsiTheme="minorEastAsia" w:cstheme="minorEastAsia"/>
          <w:sz w:val="24"/>
          <w:szCs w:val="24"/>
        </w:rPr>
      </w:pPr>
    </w:p>
    <w:p w14:paraId="3A4D2376">
      <w:pPr>
        <w:pStyle w:val="5"/>
      </w:pPr>
      <w:r>
        <w:rPr>
          <w:rFonts w:hint="eastAsia"/>
        </w:rPr>
        <w:t>性能</w:t>
      </w:r>
    </w:p>
    <w:p w14:paraId="36EA4177">
      <w:pPr>
        <w:pStyle w:val="6"/>
      </w:pPr>
      <w:r>
        <w:rPr>
          <w:rFonts w:hint="eastAsia"/>
        </w:rPr>
        <w:t>时间特性</w:t>
      </w:r>
    </w:p>
    <w:p w14:paraId="52D94BAF">
      <w:pPr>
        <w:rPr>
          <w:rFonts w:asciiTheme="minorEastAsia" w:hAnsiTheme="minorEastAsia" w:cstheme="minorEastAsia"/>
          <w:sz w:val="24"/>
          <w:szCs w:val="24"/>
        </w:rPr>
      </w:pPr>
      <w:r>
        <w:rPr>
          <w:rFonts w:hint="eastAsia" w:asciiTheme="minorEastAsia" w:hAnsiTheme="minorEastAsia" w:cstheme="minorEastAsia"/>
          <w:sz w:val="24"/>
          <w:szCs w:val="24"/>
        </w:rPr>
        <w:t>axvisor 在时间特性上的关键性能指标（与 KVM 对比）如下：</w:t>
      </w:r>
    </w:p>
    <w:p w14:paraId="7B0653CE">
      <w:pPr>
        <w:pStyle w:val="15"/>
        <w:widowControl/>
        <w:numPr>
          <w:ilvl w:val="0"/>
          <w:numId w:val="5"/>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虚拟机启动时间</w:t>
      </w:r>
      <w:r>
        <w:rPr>
          <w:rFonts w:hint="eastAsia" w:asciiTheme="minorEastAsia" w:hAnsiTheme="minorEastAsia" w:cstheme="minorEastAsia"/>
          <w:color w:val="0F1115"/>
          <w:szCs w:val="24"/>
          <w:shd w:val="clear" w:color="auto" w:fill="FFFFFF"/>
        </w:rPr>
        <w:t>：加载执行包含常用软件的裁剪优化镜像的</w:t>
      </w:r>
      <w:r>
        <w:rPr>
          <w:rStyle w:val="19"/>
          <w:rFonts w:hint="eastAsia" w:asciiTheme="minorEastAsia" w:hAnsiTheme="minorEastAsia" w:cstheme="minorEastAsia"/>
          <w:bCs/>
          <w:color w:val="0F1115"/>
          <w:szCs w:val="24"/>
          <w:shd w:val="clear" w:color="auto" w:fill="FFFFFF"/>
        </w:rPr>
        <w:t>时间，相比 KVM 缩短至原时间的 60% 以下</w:t>
      </w:r>
      <w:r>
        <w:rPr>
          <w:rFonts w:hint="eastAsia" w:asciiTheme="minorEastAsia" w:hAnsiTheme="minorEastAsia" w:cstheme="minorEastAsia"/>
          <w:color w:val="0F1115"/>
          <w:szCs w:val="24"/>
          <w:shd w:val="clear" w:color="auto" w:fill="FFFFFF"/>
        </w:rPr>
        <w:t>。这体现了更快的初始化、资源分配和镜像加载能力。</w:t>
      </w:r>
    </w:p>
    <w:p w14:paraId="185396A2">
      <w:pPr>
        <w:pStyle w:val="15"/>
        <w:widowControl/>
        <w:numPr>
          <w:ilvl w:val="0"/>
          <w:numId w:val="5"/>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实时性与延迟抖动</w:t>
      </w:r>
      <w:r>
        <w:rPr>
          <w:rFonts w:hint="eastAsia" w:asciiTheme="minorEastAsia" w:hAnsiTheme="minorEastAsia" w:cstheme="minorEastAsia"/>
          <w:color w:val="0F1115"/>
          <w:szCs w:val="24"/>
          <w:shd w:val="clear" w:color="auto" w:fill="FFFFFF"/>
        </w:rPr>
        <w:t>：以 </w:t>
      </w:r>
      <w:r>
        <w:rPr>
          <w:rStyle w:val="22"/>
          <w:rFonts w:hint="eastAsia" w:asciiTheme="minorEastAsia" w:hAnsiTheme="minorEastAsia" w:cstheme="minorEastAsia"/>
          <w:color w:val="0F1115"/>
          <w:sz w:val="24"/>
          <w:szCs w:val="24"/>
          <w:shd w:val="clear" w:color="auto" w:fill="EBEEF2"/>
        </w:rPr>
        <w:t>cyclictest</w:t>
      </w:r>
      <w:r>
        <w:rPr>
          <w:rFonts w:hint="eastAsia" w:asciiTheme="minorEastAsia" w:hAnsiTheme="minorEastAsia" w:cstheme="minorEastAsia"/>
          <w:color w:val="0F1115"/>
          <w:szCs w:val="24"/>
          <w:shd w:val="clear" w:color="auto" w:fill="FFFFFF"/>
        </w:rPr>
        <w:t> 等工具测试，</w:t>
      </w:r>
      <w:r>
        <w:rPr>
          <w:rStyle w:val="19"/>
          <w:rFonts w:hint="eastAsia" w:asciiTheme="minorEastAsia" w:hAnsiTheme="minorEastAsia" w:cstheme="minorEastAsia"/>
          <w:bCs/>
          <w:color w:val="0F1115"/>
          <w:szCs w:val="24"/>
          <w:shd w:val="clear" w:color="auto" w:fill="FFFFFF"/>
        </w:rPr>
        <w:t>延迟抖动性能优于 KVM 50% 以上</w:t>
      </w:r>
      <w:r>
        <w:rPr>
          <w:rFonts w:hint="eastAsia" w:asciiTheme="minorEastAsia" w:hAnsiTheme="minorEastAsia" w:cstheme="minorEastAsia"/>
          <w:color w:val="0F1115"/>
          <w:szCs w:val="24"/>
          <w:shd w:val="clear" w:color="auto" w:fill="FFFFFF"/>
        </w:rPr>
        <w:t>。这表明 axvisor 在中断响应、任务调度等方面具有更好的确定性，更能满足实时性要求高的场景。</w:t>
      </w:r>
    </w:p>
    <w:p w14:paraId="7CB0138E">
      <w:pPr>
        <w:pStyle w:val="15"/>
        <w:widowControl/>
        <w:numPr>
          <w:ilvl w:val="0"/>
          <w:numId w:val="5"/>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I/O 吞吐量</w:t>
      </w:r>
      <w:r>
        <w:rPr>
          <w:rFonts w:hint="eastAsia" w:asciiTheme="minorEastAsia" w:hAnsiTheme="minorEastAsia" w:cstheme="minorEastAsia"/>
          <w:color w:val="0F1115"/>
          <w:szCs w:val="24"/>
          <w:shd w:val="clear" w:color="auto" w:fill="FFFFFF"/>
        </w:rPr>
        <w:t>：在存储或网络 I/O 方面，</w:t>
      </w:r>
      <w:r>
        <w:rPr>
          <w:rStyle w:val="19"/>
          <w:rFonts w:hint="eastAsia" w:asciiTheme="minorEastAsia" w:hAnsiTheme="minorEastAsia" w:cstheme="minorEastAsia"/>
          <w:bCs/>
          <w:color w:val="0F1115"/>
          <w:szCs w:val="24"/>
          <w:shd w:val="clear" w:color="auto" w:fill="FFFFFF"/>
        </w:rPr>
        <w:t>吞吐量性能优于 KVM 30% 以上</w:t>
      </w:r>
      <w:r>
        <w:rPr>
          <w:rFonts w:hint="eastAsia" w:asciiTheme="minorEastAsia" w:hAnsiTheme="minorEastAsia" w:cstheme="minorEastAsia"/>
          <w:color w:val="0F1115"/>
          <w:szCs w:val="24"/>
          <w:shd w:val="clear" w:color="auto" w:fill="FFFFFF"/>
        </w:rPr>
        <w:t>。这得益于高效的 I/O 虚拟化架构（如 Virtio 优化、设备直通支持）。</w:t>
      </w:r>
    </w:p>
    <w:p w14:paraId="3A6E022E">
      <w:pPr>
        <w:pStyle w:val="15"/>
        <w:widowControl/>
        <w:numPr>
          <w:ilvl w:val="0"/>
          <w:numId w:val="5"/>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数据传输时间</w:t>
      </w:r>
      <w:r>
        <w:rPr>
          <w:rFonts w:hint="eastAsia" w:asciiTheme="minorEastAsia" w:hAnsiTheme="minorEastAsia" w:cstheme="minorEastAsia"/>
          <w:color w:val="0F1115"/>
          <w:szCs w:val="24"/>
          <w:shd w:val="clear" w:color="auto" w:fill="FFFFFF"/>
        </w:rPr>
        <w:t>：通过 DMA 驱动等优化，减少了 CPU 介入，降低了数据传输的延迟。</w:t>
      </w:r>
    </w:p>
    <w:p w14:paraId="1E127E83">
      <w:pPr>
        <w:pStyle w:val="6"/>
      </w:pPr>
      <w:r>
        <w:t>灵活性</w:t>
      </w:r>
    </w:p>
    <w:p w14:paraId="1DC70729">
      <w:r>
        <w:rPr>
          <w:rFonts w:hint="eastAsia" w:asciiTheme="minorEastAsia" w:hAnsiTheme="minorEastAsia" w:cstheme="minorEastAsia"/>
          <w:sz w:val="24"/>
          <w:szCs w:val="24"/>
        </w:rPr>
        <w:t>axvisor 在灵活性上的体现如下</w:t>
      </w:r>
    </w:p>
    <w:p w14:paraId="6D471468">
      <w:pPr>
        <w:pStyle w:val="15"/>
        <w:widowControl/>
        <w:numPr>
          <w:ilvl w:val="0"/>
          <w:numId w:val="6"/>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操作方式灵活性</w:t>
      </w:r>
      <w:r>
        <w:rPr>
          <w:rFonts w:hint="eastAsia" w:asciiTheme="minorEastAsia" w:hAnsiTheme="minorEastAsia" w:cstheme="minorEastAsia"/>
          <w:color w:val="0F1115"/>
          <w:szCs w:val="24"/>
          <w:shd w:val="clear" w:color="auto" w:fill="FFFFFF"/>
        </w:rPr>
        <w:t>：支持通过命令行工具（如 </w:t>
      </w:r>
      <w:r>
        <w:rPr>
          <w:rStyle w:val="22"/>
          <w:rFonts w:hint="eastAsia" w:asciiTheme="minorEastAsia" w:hAnsiTheme="minorEastAsia" w:cstheme="minorEastAsia"/>
          <w:color w:val="0F1115"/>
          <w:sz w:val="24"/>
          <w:szCs w:val="24"/>
          <w:shd w:val="clear" w:color="auto" w:fill="EBEEF2"/>
        </w:rPr>
        <w:t>axcli</w:t>
      </w:r>
      <w:r>
        <w:rPr>
          <w:rFonts w:hint="eastAsia" w:asciiTheme="minorEastAsia" w:hAnsiTheme="minorEastAsia" w:cstheme="minorEastAsia"/>
          <w:color w:val="0F1115"/>
          <w:szCs w:val="24"/>
          <w:shd w:val="clear" w:color="auto" w:fill="FFFFFF"/>
        </w:rPr>
        <w:t>）进行灵活的虚拟机配置与管理。软件架构模块化，允许通过配置文件（如 TOML 格式）灵活定义虚拟机规格（CPU 数量、内存大小、设备映射等），无需修改代码即可适配不同需求。</w:t>
      </w:r>
    </w:p>
    <w:p w14:paraId="6E0602C3">
      <w:pPr>
        <w:pStyle w:val="15"/>
        <w:widowControl/>
        <w:numPr>
          <w:ilvl w:val="0"/>
          <w:numId w:val="6"/>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硬件平台适应性</w:t>
      </w:r>
      <w:r>
        <w:rPr>
          <w:rFonts w:hint="eastAsia" w:asciiTheme="minorEastAsia" w:hAnsiTheme="minorEastAsia" w:cstheme="minorEastAsia"/>
          <w:color w:val="0F1115"/>
          <w:szCs w:val="24"/>
          <w:shd w:val="clear" w:color="auto" w:fill="FFFFFF"/>
        </w:rPr>
        <w:t>：能够适配不同的国产硬件平台（如飞腾派），并通过硬件抽象层（HAL）设计，为未来适配更多硬件奠定了基础。</w:t>
      </w:r>
    </w:p>
    <w:p w14:paraId="6F7C4B13">
      <w:pPr>
        <w:pStyle w:val="15"/>
        <w:widowControl/>
        <w:numPr>
          <w:ilvl w:val="0"/>
          <w:numId w:val="6"/>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软件配置适应性</w:t>
      </w:r>
      <w:r>
        <w:rPr>
          <w:rFonts w:hint="eastAsia" w:asciiTheme="minorEastAsia" w:hAnsiTheme="minorEastAsia" w:cstheme="minorEastAsia"/>
          <w:color w:val="0F1115"/>
          <w:szCs w:val="24"/>
          <w:shd w:val="clear" w:color="auto" w:fill="FFFFFF"/>
        </w:rPr>
        <w:t>：系统功能组件（如文件系统、调度算法）可通过 Cargo features 进行选择性编译和配置，满足不同场景下的功能剪裁和性能优化需求。</w:t>
      </w:r>
    </w:p>
    <w:p w14:paraId="4223ECE4">
      <w:pPr>
        <w:pStyle w:val="15"/>
        <w:widowControl/>
        <w:numPr>
          <w:ilvl w:val="0"/>
          <w:numId w:val="6"/>
        </w:numPr>
        <w:rPr>
          <w:rFonts w:asciiTheme="minorEastAsia" w:hAnsiTheme="minorEastAsia" w:cstheme="minorEastAsia"/>
          <w:szCs w:val="24"/>
        </w:rPr>
      </w:pPr>
      <w:r>
        <w:rPr>
          <w:rStyle w:val="19"/>
          <w:rFonts w:hint="eastAsia" w:asciiTheme="minorEastAsia" w:hAnsiTheme="minorEastAsia" w:cstheme="minorEastAsia"/>
          <w:bCs/>
          <w:color w:val="0F1115"/>
          <w:szCs w:val="24"/>
          <w:shd w:val="clear" w:color="auto" w:fill="FFFFFF"/>
        </w:rPr>
        <w:t>架构演进灵活性</w:t>
      </w:r>
      <w:r>
        <w:rPr>
          <w:rFonts w:hint="eastAsia" w:asciiTheme="minorEastAsia" w:hAnsiTheme="minorEastAsia" w:cstheme="minorEastAsia"/>
          <w:color w:val="0F1115"/>
          <w:szCs w:val="24"/>
          <w:shd w:val="clear" w:color="auto" w:fill="FFFFFF"/>
        </w:rPr>
        <w:t>：采用组件状态与控制逻辑分离的松耦合设计，使得各个模块能够独立进行演进、替换与升级，具备良好的可持续演进能力。</w:t>
      </w:r>
    </w:p>
    <w:p w14:paraId="57CCDCCF">
      <w:pPr>
        <w:widowControl/>
        <w:spacing w:before="60" w:afterAutospacing="1"/>
      </w:pPr>
    </w:p>
    <w:p w14:paraId="128DC690">
      <w:pPr>
        <w:pStyle w:val="4"/>
      </w:pPr>
      <w:r>
        <w:rPr>
          <w:rFonts w:hint="eastAsia"/>
        </w:rPr>
        <w:t>运行环境</w:t>
      </w:r>
    </w:p>
    <w:p w14:paraId="0AFCBACE">
      <w:pPr>
        <w:pStyle w:val="5"/>
      </w:pPr>
      <w:r>
        <w:t>硬件</w:t>
      </w:r>
    </w:p>
    <w:p w14:paraId="7C59533C">
      <w:pPr>
        <w:rPr>
          <w:rFonts w:asciiTheme="minorEastAsia" w:hAnsiTheme="minorEastAsia" w:cstheme="minorEastAsia"/>
          <w:color w:val="0F1115"/>
          <w:sz w:val="24"/>
          <w:szCs w:val="24"/>
          <w:shd w:val="clear" w:color="auto" w:fill="FFFFFF"/>
        </w:rPr>
      </w:pPr>
      <w:r>
        <w:rPr>
          <w:rFonts w:hint="eastAsia"/>
        </w:rPr>
        <w:t>axvisor 系统虚拟化软件运行时所需的最小硬件配置如下：</w:t>
      </w:r>
    </w:p>
    <w:p w14:paraId="154EE113">
      <w:pPr>
        <w:pStyle w:val="6"/>
      </w:pPr>
      <w:r>
        <w:rPr>
          <w:rFonts w:hint="eastAsia"/>
        </w:rPr>
        <w:t>计算机型号、主存容量；</w:t>
      </w:r>
    </w:p>
    <w:p w14:paraId="090566CA">
      <w:pPr>
        <w:numPr>
          <w:ilvl w:val="0"/>
          <w:numId w:val="7"/>
        </w:numPr>
      </w:pPr>
      <w:r>
        <w:rPr>
          <w:rFonts w:hint="eastAsia"/>
        </w:rPr>
        <w:t>处理器（CPU）：基于 x86-64 或 aarch64 架构的多核处理器。CPU 必须支持硬件虚拟化扩展（如 Intel VT-x 或 ARM VE）。</w:t>
      </w:r>
    </w:p>
    <w:p w14:paraId="3B92EF66">
      <w:pPr>
        <w:pStyle w:val="2"/>
      </w:pPr>
    </w:p>
    <w:p w14:paraId="7C0D5524">
      <w:pPr>
        <w:numPr>
          <w:ilvl w:val="0"/>
          <w:numId w:val="7"/>
        </w:numPr>
      </w:pPr>
      <w:r>
        <w:rPr>
          <w:rFonts w:hint="eastAsia"/>
        </w:rPr>
        <w:t>内存（主存）：不小于 4GB。</w:t>
      </w:r>
    </w:p>
    <w:p w14:paraId="03FE4318">
      <w:pPr>
        <w:pStyle w:val="6"/>
      </w:pPr>
      <w:r>
        <w:rPr>
          <w:rFonts w:hint="eastAsia"/>
        </w:rPr>
        <w:t>外存储器、媒体、记录格式、设备型号及数量；</w:t>
      </w:r>
    </w:p>
    <w:p w14:paraId="63B1EAB9">
      <w:pPr>
        <w:numPr>
          <w:ilvl w:val="0"/>
          <w:numId w:val="8"/>
        </w:numPr>
      </w:pPr>
      <w:r>
        <w:rPr>
          <w:rFonts w:hint="eastAsia"/>
        </w:rPr>
        <w:t>存储器：存储容量不小于 32GB 的硬盘或固态硬盘。</w:t>
      </w:r>
    </w:p>
    <w:p w14:paraId="5D7AB1C8"/>
    <w:p w14:paraId="68517CF1">
      <w:pPr>
        <w:numPr>
          <w:ilvl w:val="0"/>
          <w:numId w:val="8"/>
        </w:numPr>
      </w:pPr>
      <w:r>
        <w:rPr>
          <w:rFonts w:hint="eastAsia"/>
        </w:rPr>
        <w:t>媒体：用于存储系统镜像、虚拟机镜像及数据。</w:t>
      </w:r>
    </w:p>
    <w:p w14:paraId="4F113375"/>
    <w:p w14:paraId="5B5BD524">
      <w:pPr>
        <w:numPr>
          <w:ilvl w:val="0"/>
          <w:numId w:val="8"/>
        </w:numPr>
      </w:pPr>
      <w:r>
        <w:rPr>
          <w:rFonts w:hint="eastAsia"/>
        </w:rPr>
        <w:t>记录格式：支持常见的文件系统格式，如 ext4。</w:t>
      </w:r>
    </w:p>
    <w:p w14:paraId="2A6369B9"/>
    <w:p w14:paraId="63B71FFD">
      <w:pPr>
        <w:pStyle w:val="6"/>
      </w:pPr>
      <w:r>
        <w:rPr>
          <w:rFonts w:hint="eastAsia"/>
        </w:rPr>
        <w:t>输入、输出设备；</w:t>
      </w:r>
    </w:p>
    <w:p w14:paraId="24EAB3BD">
      <w:pPr>
        <w:numPr>
          <w:ilvl w:val="0"/>
          <w:numId w:val="9"/>
        </w:numPr>
      </w:pPr>
      <w:r>
        <w:rPr>
          <w:rFonts w:hint="eastAsia"/>
        </w:rPr>
        <w:t>输出设备：支持串口输出，用于显示系统调试和运行信息。数量：2。</w:t>
      </w:r>
    </w:p>
    <w:p w14:paraId="0C02EA8B"/>
    <w:p w14:paraId="4F9F12E0">
      <w:pPr>
        <w:numPr>
          <w:ilvl w:val="0"/>
          <w:numId w:val="9"/>
        </w:numPr>
      </w:pPr>
      <w:r>
        <w:rPr>
          <w:rFonts w:hint="eastAsia"/>
        </w:rPr>
        <w:t>输入设备：标准键盘。数量：1。</w:t>
      </w:r>
    </w:p>
    <w:p w14:paraId="1F92B5E7"/>
    <w:p w14:paraId="1B173A16">
      <w:pPr>
        <w:numPr>
          <w:ilvl w:val="0"/>
          <w:numId w:val="9"/>
        </w:numPr>
      </w:pPr>
      <w:r>
        <w:rPr>
          <w:rFonts w:hint="eastAsia"/>
        </w:rPr>
        <w:t>显示设备：显示器。数量：1。（注：在某些嵌入式部署中，可能仅依赖串口输出）</w:t>
      </w:r>
    </w:p>
    <w:p w14:paraId="7A9FD987"/>
    <w:p w14:paraId="76B87F1F">
      <w:pPr>
        <w:pStyle w:val="6"/>
      </w:pPr>
      <w:r>
        <w:rPr>
          <w:rFonts w:hint="eastAsia"/>
        </w:rPr>
        <w:t>数据传输设备及数据转换设备的型号及数量。</w:t>
      </w:r>
    </w:p>
    <w:p w14:paraId="2EC243D7">
      <w:pPr>
        <w:numPr>
          <w:ilvl w:val="0"/>
          <w:numId w:val="10"/>
        </w:numPr>
      </w:pPr>
      <w:r>
        <w:rPr>
          <w:rFonts w:hint="eastAsia"/>
        </w:rPr>
        <w:t>网络设备：至少一个以太网卡，用于网络通信和管理。</w:t>
      </w:r>
    </w:p>
    <w:p w14:paraId="3442691D">
      <w:pPr>
        <w:numPr>
          <w:ilvl w:val="0"/>
          <w:numId w:val="10"/>
        </w:numPr>
      </w:pPr>
      <w:r>
        <w:t>调试用途：上位机（测试机）通过串口（如 USB 转 TTL 模块）与目标硬件连接。</w:t>
      </w:r>
      <w:r>
        <w:rPr>
          <w:rFonts w:hint="eastAsia"/>
        </w:rPr>
        <w:t>支持软件</w:t>
      </w:r>
    </w:p>
    <w:p w14:paraId="47003A3B"/>
    <w:p w14:paraId="22F935C7">
      <w:pPr>
        <w:pStyle w:val="4"/>
      </w:pPr>
      <w:r>
        <w:rPr>
          <w:rFonts w:hint="eastAsia"/>
        </w:rPr>
        <w:t>使用说明</w:t>
      </w:r>
    </w:p>
    <w:p w14:paraId="0BCC293E">
      <w:pPr>
        <w:pStyle w:val="5"/>
        <w:rPr>
          <w:b w:val="0"/>
          <w:bCs w:val="0"/>
        </w:rPr>
      </w:pPr>
      <w:r>
        <w:rPr>
          <w:rFonts w:hint="eastAsia"/>
          <w:b w:val="0"/>
          <w:bCs w:val="0"/>
        </w:rPr>
        <w:t>安装和初始化</w:t>
      </w:r>
    </w:p>
    <w:p w14:paraId="77E13F11">
      <w:pPr>
        <w:rPr>
          <w:rFonts w:asciiTheme="minorEastAsia" w:hAnsiTheme="minorEastAsia" w:cstheme="minorEastAsia"/>
          <w:color w:val="0F1115"/>
          <w:szCs w:val="21"/>
          <w:shd w:val="clear" w:color="auto" w:fill="FFFFFF"/>
        </w:rPr>
      </w:pPr>
      <w:r>
        <w:rPr>
          <w:rFonts w:hint="eastAsia" w:asciiTheme="minorEastAsia" w:hAnsiTheme="minorEastAsia" w:cstheme="minorEastAsia"/>
          <w:color w:val="0F1115"/>
          <w:szCs w:val="21"/>
          <w:shd w:val="clear" w:color="auto" w:fill="FFFFFF"/>
        </w:rPr>
        <w:t>axvisor 以源代码形式分发，用户需要通过编译生成可执行的内核镜像文件。</w:t>
      </w:r>
    </w:p>
    <w:p w14:paraId="51942E81">
      <w:pPr>
        <w:pStyle w:val="6"/>
        <w:rPr>
          <w:b w:val="0"/>
          <w:bCs w:val="0"/>
        </w:rPr>
      </w:pPr>
      <w:r>
        <w:rPr>
          <w:b w:val="0"/>
          <w:bCs w:val="0"/>
        </w:rPr>
        <w:t>操作命令与安装步骤：</w:t>
      </w:r>
    </w:p>
    <w:p w14:paraId="38ED10C0">
      <w:pPr>
        <w:pStyle w:val="7"/>
      </w:pPr>
      <w:r>
        <w:rPr>
          <w:rFonts w:hint="eastAsia"/>
        </w:rPr>
        <w:t>获取源代码：</w:t>
      </w:r>
    </w:p>
    <w:p w14:paraId="10A9B021">
      <w:pPr>
        <w:pStyle w:val="14"/>
        <w:widowControl/>
        <w:wordWrap w:val="0"/>
        <w:spacing w:before="160" w:after="160" w:line="220" w:lineRule="atLeast"/>
        <w:rPr>
          <w:rFonts w:hint="default" w:cs="宋体"/>
          <w:sz w:val="21"/>
          <w:szCs w:val="21"/>
          <w:shd w:val="clear" w:color="auto" w:fill="FFFFFF"/>
        </w:rPr>
      </w:pPr>
      <w:r>
        <w:rPr>
          <w:rFonts w:cs="宋体"/>
          <w:sz w:val="21"/>
          <w:szCs w:val="21"/>
          <w:shd w:val="clear" w:color="auto" w:fill="FFFFFF"/>
        </w:rPr>
        <w:t xml:space="preserve">git clone --recurse-submodules </w:t>
      </w:r>
      <w:r>
        <w:fldChar w:fldCharType="begin"/>
      </w:r>
      <w:r>
        <w:instrText xml:space="preserve"> HYPERLINK "https://github.com/arceos-hypervisor/axvisor.git" </w:instrText>
      </w:r>
      <w:r>
        <w:fldChar w:fldCharType="separate"/>
      </w:r>
      <w:r>
        <w:rPr>
          <w:rStyle w:val="21"/>
          <w:rFonts w:cs="宋体"/>
          <w:color w:val="auto"/>
          <w:sz w:val="21"/>
          <w:szCs w:val="21"/>
          <w:shd w:val="clear" w:color="auto" w:fill="FFFFFF"/>
        </w:rPr>
        <w:t>https://github.com/arceos-hypervisor/axvisor.git</w:t>
      </w:r>
      <w:r>
        <w:rPr>
          <w:rStyle w:val="21"/>
          <w:rFonts w:cs="宋体"/>
          <w:color w:val="auto"/>
          <w:sz w:val="21"/>
          <w:szCs w:val="21"/>
          <w:shd w:val="clear" w:color="auto" w:fill="FFFFFF"/>
        </w:rPr>
        <w:fldChar w:fldCharType="end"/>
      </w:r>
    </w:p>
    <w:p w14:paraId="2AA5331A">
      <w:pPr>
        <w:pStyle w:val="14"/>
        <w:widowControl/>
        <w:wordWrap w:val="0"/>
        <w:spacing w:before="160" w:after="160" w:line="220" w:lineRule="atLeast"/>
        <w:rPr>
          <w:rFonts w:hint="default" w:cs="宋体"/>
          <w:sz w:val="21"/>
          <w:szCs w:val="21"/>
          <w:shd w:val="clear" w:color="auto" w:fill="FFFFFF"/>
        </w:rPr>
      </w:pPr>
      <w:r>
        <w:rPr>
          <w:rFonts w:cs="宋体"/>
          <w:sz w:val="21"/>
          <w:szCs w:val="21"/>
          <w:shd w:val="clear" w:color="auto" w:fill="FFFFFF"/>
        </w:rPr>
        <w:t>cd axvisor</w:t>
      </w:r>
    </w:p>
    <w:p w14:paraId="32951630">
      <w:pPr>
        <w:pStyle w:val="14"/>
        <w:widowControl/>
        <w:wordWrap w:val="0"/>
        <w:spacing w:before="160" w:after="160" w:line="220" w:lineRule="atLeast"/>
        <w:rPr>
          <w:rFonts w:hint="default" w:cs="宋体"/>
          <w:i/>
          <w:iCs/>
          <w:color w:val="A0A1A7"/>
          <w:sz w:val="21"/>
          <w:szCs w:val="21"/>
          <w:shd w:val="clear" w:color="auto" w:fill="FFFFFF"/>
        </w:rPr>
      </w:pPr>
      <w:r>
        <w:rPr>
          <w:rFonts w:cs="宋体"/>
          <w:i/>
          <w:iCs/>
          <w:color w:val="A0A1A7"/>
          <w:sz w:val="21"/>
          <w:szCs w:val="21"/>
          <w:shd w:val="clear" w:color="auto" w:fill="FFFFFF"/>
        </w:rPr>
        <w:t># 根据目标平台切换相应分支，例如对于 RK3588 平台：# git checkout rk3588_jd4</w:t>
      </w:r>
    </w:p>
    <w:p w14:paraId="7AC5F4A5">
      <w:pPr>
        <w:pStyle w:val="14"/>
        <w:widowControl/>
        <w:wordWrap w:val="0"/>
        <w:spacing w:before="160" w:after="160" w:line="220" w:lineRule="atLeast"/>
        <w:rPr>
          <w:rFonts w:hint="default" w:cs="宋体"/>
          <w:i/>
          <w:iCs/>
          <w:color w:val="A0A1A7"/>
          <w:sz w:val="21"/>
          <w:szCs w:val="21"/>
          <w:shd w:val="clear" w:color="auto" w:fill="FFFFFF"/>
        </w:rPr>
      </w:pPr>
    </w:p>
    <w:p w14:paraId="5890C703">
      <w:pPr>
        <w:pStyle w:val="7"/>
      </w:pPr>
      <w:r>
        <w:rPr>
          <w:rFonts w:hint="eastAsia"/>
        </w:rPr>
        <w:t>配置编译环境： </w:t>
      </w:r>
    </w:p>
    <w:p w14:paraId="198F71A6">
      <w:pPr>
        <w:pStyle w:val="15"/>
        <w:widowControl/>
        <w:rPr>
          <w:rFonts w:ascii="宋体" w:hAnsi="宋体" w:eastAsia="宋体" w:cs="宋体"/>
          <w:color w:val="0F1115"/>
          <w:szCs w:val="24"/>
          <w:shd w:val="clear" w:color="auto" w:fill="FFFFFF"/>
        </w:rPr>
      </w:pPr>
      <w:r>
        <w:rPr>
          <w:rFonts w:hint="eastAsia" w:ascii="宋体" w:hAnsi="宋体" w:eastAsia="宋体" w:cs="宋体"/>
          <w:color w:val="0F1115"/>
          <w:szCs w:val="24"/>
          <w:shd w:val="clear" w:color="auto" w:fill="FFFFFF"/>
        </w:rPr>
        <w:t>rustc --version</w:t>
      </w:r>
    </w:p>
    <w:p w14:paraId="6270E2DA">
      <w:pPr>
        <w:pStyle w:val="15"/>
        <w:widowControl/>
        <w:rPr>
          <w:rFonts w:ascii="宋体" w:hAnsi="宋体" w:eastAsia="宋体" w:cs="宋体"/>
          <w:color w:val="0F1115"/>
          <w:sz w:val="21"/>
          <w:szCs w:val="21"/>
          <w:shd w:val="clear" w:color="auto" w:fill="FFFFFF"/>
        </w:rPr>
      </w:pPr>
      <w:r>
        <w:rPr>
          <w:rFonts w:hint="eastAsia" w:ascii="宋体" w:hAnsi="宋体" w:eastAsia="宋体" w:cs="宋体"/>
          <w:color w:val="0F1115"/>
          <w:sz w:val="21"/>
          <w:szCs w:val="21"/>
          <w:shd w:val="clear" w:color="auto" w:fill="FFFFFF"/>
        </w:rPr>
        <w:t>确保 Rust 工具链（指定 nightly 版本）和必要的依赖库已安装。</w:t>
      </w:r>
    </w:p>
    <w:p w14:paraId="0B900C26">
      <w:pPr>
        <w:pStyle w:val="15"/>
        <w:widowControl/>
        <w:rPr>
          <w:rFonts w:ascii="宋体" w:hAnsi="宋体" w:eastAsia="宋体" w:cs="宋体"/>
          <w:color w:val="0F1115"/>
          <w:sz w:val="21"/>
          <w:szCs w:val="21"/>
          <w:shd w:val="clear" w:color="auto" w:fill="FFFFFF"/>
        </w:rPr>
      </w:pPr>
    </w:p>
    <w:p w14:paraId="694C1DCD">
      <w:pPr>
        <w:pStyle w:val="7"/>
      </w:pPr>
      <w:r>
        <w:rPr>
          <w:rFonts w:hint="eastAsia"/>
        </w:rPr>
        <w:t>编译镜像： </w:t>
      </w:r>
    </w:p>
    <w:p w14:paraId="192C15CA">
      <w:pPr>
        <w:pStyle w:val="15"/>
        <w:widowControl/>
        <w:spacing w:after="80"/>
        <w:rPr>
          <w:rFonts w:ascii="宋体" w:hAnsi="宋体" w:eastAsia="宋体" w:cs="宋体"/>
          <w:sz w:val="21"/>
          <w:szCs w:val="21"/>
        </w:rPr>
      </w:pPr>
      <w:r>
        <w:rPr>
          <w:rFonts w:hint="eastAsia" w:ascii="宋体" w:hAnsi="宋体" w:eastAsia="宋体" w:cs="宋体"/>
          <w:color w:val="0F1115"/>
          <w:sz w:val="21"/>
          <w:szCs w:val="21"/>
          <w:shd w:val="clear" w:color="auto" w:fill="FFFFFF"/>
        </w:rPr>
        <w:t>使用 </w:t>
      </w:r>
      <w:r>
        <w:rPr>
          <w:rStyle w:val="22"/>
          <w:rFonts w:hint="eastAsia" w:ascii="宋体" w:hAnsi="宋体" w:eastAsia="宋体" w:cs="宋体"/>
          <w:color w:val="0F1115"/>
          <w:sz w:val="21"/>
          <w:szCs w:val="21"/>
          <w:shd w:val="clear" w:color="auto" w:fill="EBEEF2"/>
        </w:rPr>
        <w:t>make</w:t>
      </w:r>
      <w:r>
        <w:rPr>
          <w:rFonts w:hint="eastAsia" w:ascii="宋体" w:hAnsi="宋体" w:eastAsia="宋体" w:cs="宋体"/>
          <w:color w:val="0F1115"/>
          <w:sz w:val="21"/>
          <w:szCs w:val="21"/>
          <w:shd w:val="clear" w:color="auto" w:fill="FFFFFF"/>
        </w:rPr>
        <w:t> 命令进行编译，需指定目标平台和虚拟机配置。</w:t>
      </w:r>
    </w:p>
    <w:p w14:paraId="37652DB8">
      <w:pPr>
        <w:pStyle w:val="15"/>
        <w:widowControl/>
        <w:spacing w:after="80"/>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示例（aarch64 RK3588）：</w:t>
      </w:r>
    </w:p>
    <w:p w14:paraId="28F21E0A">
      <w:pPr>
        <w:pStyle w:val="14"/>
        <w:widowControl/>
        <w:wordWrap w:val="0"/>
        <w:spacing w:before="160" w:after="160" w:line="220" w:lineRule="atLeast"/>
        <w:rPr>
          <w:rFonts w:hint="default" w:cs="宋体"/>
          <w:sz w:val="21"/>
          <w:szCs w:val="21"/>
        </w:rPr>
      </w:pPr>
      <w:r>
        <w:rPr>
          <w:rFonts w:cs="宋体"/>
          <w:sz w:val="21"/>
          <w:szCs w:val="21"/>
          <w:shd w:val="clear" w:color="auto" w:fill="FFFFFF"/>
        </w:rPr>
        <w:t>make ARCH=aarch64 PLATFORM=configs/platforms/aarch64-rk3588j-hv.toml SMP=4 VM_CONFIGS=configs/vms/linux-rk3588-aarch64-smp-vm1.toml:configs/vms/linux-rk3588-aarch64-smp-vm2.toml LOG=debug GICV3=y upload</w:t>
      </w:r>
    </w:p>
    <w:p w14:paraId="415B7CBF">
      <w:pPr>
        <w:pStyle w:val="15"/>
        <w:widowControl/>
        <w:spacing w:before="80"/>
        <w:rPr>
          <w:rFonts w:ascii="宋体" w:hAnsi="宋体" w:eastAsia="宋体" w:cs="宋体"/>
          <w:sz w:val="21"/>
          <w:szCs w:val="21"/>
        </w:rPr>
      </w:pPr>
      <w:r>
        <w:rPr>
          <w:rFonts w:hint="eastAsia" w:ascii="宋体" w:hAnsi="宋体" w:eastAsia="宋体" w:cs="宋体"/>
          <w:color w:val="0F1115"/>
          <w:sz w:val="21"/>
          <w:szCs w:val="21"/>
          <w:shd w:val="clear" w:color="auto" w:fill="FFFFFF"/>
        </w:rPr>
        <w:t>编译成功后，将在指定目录（如 </w:t>
      </w:r>
      <w:r>
        <w:rPr>
          <w:rStyle w:val="22"/>
          <w:rFonts w:hint="eastAsia" w:ascii="宋体" w:hAnsi="宋体" w:eastAsia="宋体" w:cs="宋体"/>
          <w:color w:val="0F1115"/>
          <w:sz w:val="21"/>
          <w:szCs w:val="21"/>
          <w:shd w:val="clear" w:color="auto" w:fill="EBEEF2"/>
        </w:rPr>
        <w:t>target/</w:t>
      </w:r>
      <w:r>
        <w:rPr>
          <w:rFonts w:hint="eastAsia" w:ascii="宋体" w:hAnsi="宋体" w:eastAsia="宋体" w:cs="宋体"/>
          <w:color w:val="0F1115"/>
          <w:sz w:val="21"/>
          <w:szCs w:val="21"/>
          <w:shd w:val="clear" w:color="auto" w:fill="FFFFFF"/>
        </w:rPr>
        <w:t>）下生成内核镜像文件（如 </w:t>
      </w:r>
      <w:r>
        <w:rPr>
          <w:rStyle w:val="22"/>
          <w:rFonts w:hint="eastAsia" w:ascii="宋体" w:hAnsi="宋体" w:eastAsia="宋体" w:cs="宋体"/>
          <w:color w:val="0F1115"/>
          <w:sz w:val="21"/>
          <w:szCs w:val="21"/>
          <w:shd w:val="clear" w:color="auto" w:fill="EBEEF2"/>
        </w:rPr>
        <w:t>Image_root_aarch64_rk3588</w:t>
      </w:r>
      <w:r>
        <w:rPr>
          <w:rFonts w:hint="eastAsia" w:ascii="宋体" w:hAnsi="宋体" w:eastAsia="宋体" w:cs="宋体"/>
          <w:color w:val="0F1115"/>
          <w:sz w:val="21"/>
          <w:szCs w:val="21"/>
          <w:shd w:val="clear" w:color="auto" w:fill="FFFFFF"/>
        </w:rPr>
        <w:t>）和设备树文件（如 </w:t>
      </w:r>
      <w:r>
        <w:rPr>
          <w:rStyle w:val="22"/>
          <w:rFonts w:hint="eastAsia" w:ascii="宋体" w:hAnsi="宋体" w:eastAsia="宋体" w:cs="宋体"/>
          <w:color w:val="0F1115"/>
          <w:sz w:val="21"/>
          <w:szCs w:val="21"/>
          <w:shd w:val="clear" w:color="auto" w:fill="EBEEF2"/>
        </w:rPr>
        <w:t>rk3588.bin</w:t>
      </w:r>
      <w:r>
        <w:rPr>
          <w:rFonts w:hint="eastAsia" w:ascii="宋体" w:hAnsi="宋体" w:eastAsia="宋体" w:cs="宋体"/>
          <w:color w:val="0F1115"/>
          <w:sz w:val="21"/>
          <w:szCs w:val="21"/>
          <w:shd w:val="clear" w:color="auto" w:fill="FFFFFF"/>
        </w:rPr>
        <w:t>）。</w:t>
      </w:r>
    </w:p>
    <w:p w14:paraId="44F5EAB5">
      <w:pPr>
        <w:pStyle w:val="7"/>
      </w:pPr>
      <w:r>
        <w:rPr>
          <w:rFonts w:hint="eastAsia"/>
        </w:rPr>
        <w:t>反馈信息及其含意：</w:t>
      </w:r>
    </w:p>
    <w:p w14:paraId="4A0AC590">
      <w:pPr>
        <w:pStyle w:val="15"/>
        <w:widowControl/>
        <w:rPr>
          <w:rFonts w:ascii="宋体" w:hAnsi="宋体" w:eastAsia="宋体" w:cs="宋体"/>
          <w:sz w:val="21"/>
          <w:szCs w:val="21"/>
        </w:rPr>
      </w:pPr>
      <w:r>
        <w:rPr>
          <w:rFonts w:hint="eastAsia" w:ascii="宋体" w:hAnsi="宋体" w:eastAsia="宋体" w:cs="宋体"/>
          <w:color w:val="0F1115"/>
          <w:sz w:val="21"/>
          <w:szCs w:val="21"/>
          <w:shd w:val="clear" w:color="auto" w:fill="FFFFFF"/>
        </w:rPr>
        <w:t>编译过程会在终端输出详细信息。若出现 </w:t>
      </w:r>
      <w:r>
        <w:rPr>
          <w:rStyle w:val="22"/>
          <w:rFonts w:hint="eastAsia" w:ascii="宋体" w:hAnsi="宋体" w:eastAsia="宋体" w:cs="宋体"/>
          <w:color w:val="0F1115"/>
          <w:sz w:val="21"/>
          <w:szCs w:val="21"/>
          <w:shd w:val="clear" w:color="auto" w:fill="EBEEF2"/>
        </w:rPr>
        <w:t>error</w:t>
      </w:r>
      <w:r>
        <w:rPr>
          <w:rFonts w:hint="eastAsia" w:ascii="宋体" w:hAnsi="宋体" w:eastAsia="宋体" w:cs="宋体"/>
          <w:color w:val="0F1115"/>
          <w:sz w:val="21"/>
          <w:szCs w:val="21"/>
          <w:shd w:val="clear" w:color="auto" w:fill="FFFFFF"/>
        </w:rPr>
        <w:t>，表示编译失败，需根据错误信息排查问题。若最终显示生成目标文件，则表示成功。</w:t>
      </w:r>
    </w:p>
    <w:p w14:paraId="6BBF0532">
      <w:pPr>
        <w:pStyle w:val="7"/>
      </w:pPr>
      <w:r>
        <w:rPr>
          <w:rFonts w:hint="eastAsia"/>
        </w:rPr>
        <w:t>表明安装完成的测试实例：</w:t>
      </w:r>
    </w:p>
    <w:p w14:paraId="51EE7BE4">
      <w:pPr>
        <w:pStyle w:val="15"/>
        <w:widowControl/>
        <w:rPr>
          <w:rFonts w:ascii="宋体" w:hAnsi="宋体" w:eastAsia="宋体" w:cs="宋体"/>
          <w:sz w:val="21"/>
          <w:szCs w:val="21"/>
        </w:rPr>
      </w:pPr>
      <w:r>
        <w:rPr>
          <w:rFonts w:hint="eastAsia" w:ascii="宋体" w:hAnsi="宋体" w:eastAsia="宋体" w:cs="宋体"/>
          <w:color w:val="0F1115"/>
          <w:sz w:val="21"/>
          <w:szCs w:val="21"/>
          <w:shd w:val="clear" w:color="auto" w:fill="FFFFFF"/>
        </w:rPr>
        <w:t>将编译生成的镜像文件传输到目标硬件并启动，若能在串口终端看到 axvisor 的启动日志信息，即表明安装和初始化成功。</w:t>
      </w:r>
    </w:p>
    <w:p w14:paraId="5E1CD822">
      <w:pPr>
        <w:pStyle w:val="7"/>
      </w:pPr>
      <w:r>
        <w:rPr>
          <w:rFonts w:hint="eastAsia"/>
        </w:rPr>
        <w:t>安装所需的软件工具：</w:t>
      </w:r>
    </w:p>
    <w:p w14:paraId="5791957B">
      <w:pPr>
        <w:pStyle w:val="15"/>
        <w:widowControl/>
        <w:rPr>
          <w:rFonts w:ascii="宋体" w:hAnsi="宋体" w:eastAsia="宋体" w:cs="宋体"/>
          <w:sz w:val="21"/>
          <w:szCs w:val="21"/>
        </w:rPr>
      </w:pPr>
      <w:r>
        <w:rPr>
          <w:rFonts w:hint="eastAsia" w:ascii="宋体" w:hAnsi="宋体" w:eastAsia="宋体" w:cs="宋体"/>
          <w:color w:val="0F1115"/>
          <w:sz w:val="21"/>
          <w:szCs w:val="21"/>
          <w:shd w:val="clear" w:color="auto" w:fill="FFFFFF"/>
        </w:rPr>
        <w:t>Git、Make、Rust 工具链（rustc, cargo）、交叉编译工具链（如 aarch64-linux-gnu）。</w:t>
      </w:r>
    </w:p>
    <w:p w14:paraId="625C12AF">
      <w:pPr>
        <w:pStyle w:val="2"/>
      </w:pPr>
    </w:p>
    <w:p w14:paraId="677D6F34"/>
    <w:p w14:paraId="5B6CA9C3">
      <w:pPr>
        <w:pStyle w:val="6"/>
      </w:pPr>
      <w:r>
        <w:rPr>
          <w:rFonts w:hint="eastAsia"/>
        </w:rPr>
        <w:t>输入</w:t>
      </w:r>
    </w:p>
    <w:p w14:paraId="4E7897E1">
      <w:pPr>
        <w:pStyle w:val="7"/>
      </w:pPr>
      <w:r>
        <w:rPr>
          <w:rFonts w:hint="eastAsia"/>
        </w:rPr>
        <w:t>数据背景</w:t>
      </w:r>
    </w:p>
    <w:p w14:paraId="08E332C8">
      <w:pPr>
        <w:pStyle w:val="15"/>
        <w:widowControl/>
        <w:numPr>
          <w:ilvl w:val="0"/>
          <w:numId w:val="11"/>
        </w:numPr>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数据来源</w:t>
      </w:r>
      <w:r>
        <w:rPr>
          <w:rFonts w:hint="eastAsia" w:ascii="宋体" w:hAnsi="宋体" w:eastAsia="宋体" w:cs="宋体"/>
          <w:color w:val="0F1115"/>
          <w:sz w:val="21"/>
          <w:szCs w:val="21"/>
          <w:shd w:val="clear" w:color="auto" w:fill="FFFFFF"/>
        </w:rPr>
        <w:t>：主要来自用户配置、虚拟机镜像文件、以及硬件设备产生的数据流。</w:t>
      </w:r>
    </w:p>
    <w:p w14:paraId="687D1B11">
      <w:pPr>
        <w:pStyle w:val="15"/>
        <w:widowControl/>
        <w:numPr>
          <w:ilvl w:val="0"/>
          <w:numId w:val="11"/>
        </w:numPr>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存储媒体</w:t>
      </w:r>
      <w:r>
        <w:rPr>
          <w:rFonts w:hint="eastAsia" w:ascii="宋体" w:hAnsi="宋体" w:eastAsia="宋体" w:cs="宋体"/>
          <w:color w:val="0F1115"/>
          <w:sz w:val="21"/>
          <w:szCs w:val="21"/>
          <w:shd w:val="clear" w:color="auto" w:fill="FFFFFF"/>
        </w:rPr>
        <w:t>：配置文件存放于宿主机文件系统；虚拟机镜像可存放于硬盘或内存。</w:t>
      </w:r>
    </w:p>
    <w:p w14:paraId="2A6E5CC0">
      <w:pPr>
        <w:pStyle w:val="15"/>
        <w:widowControl/>
        <w:numPr>
          <w:ilvl w:val="0"/>
          <w:numId w:val="11"/>
        </w:numPr>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出现频度</w:t>
      </w:r>
      <w:r>
        <w:rPr>
          <w:rFonts w:hint="eastAsia" w:ascii="宋体" w:hAnsi="宋体" w:eastAsia="宋体" w:cs="宋体"/>
          <w:color w:val="0F1115"/>
          <w:sz w:val="21"/>
          <w:szCs w:val="21"/>
          <w:shd w:val="clear" w:color="auto" w:fill="FFFFFF"/>
        </w:rPr>
        <w:t>：配置数据在启动时读取一次；I/O 数据在虚拟机运行时持续产生。</w:t>
      </w:r>
    </w:p>
    <w:p w14:paraId="367B5EFC">
      <w:pPr>
        <w:pStyle w:val="15"/>
        <w:widowControl/>
        <w:numPr>
          <w:ilvl w:val="0"/>
          <w:numId w:val="11"/>
        </w:numPr>
      </w:pPr>
      <w:r>
        <w:rPr>
          <w:rStyle w:val="19"/>
          <w:rFonts w:hint="eastAsia" w:ascii="宋体" w:hAnsi="宋体" w:eastAsia="宋体" w:cs="宋体"/>
          <w:bCs/>
          <w:color w:val="0F1115"/>
          <w:sz w:val="21"/>
          <w:szCs w:val="21"/>
          <w:shd w:val="clear" w:color="auto" w:fill="FFFFFF"/>
        </w:rPr>
        <w:t>限制和质量管理</w:t>
      </w:r>
      <w:r>
        <w:rPr>
          <w:rFonts w:hint="eastAsia" w:ascii="宋体" w:hAnsi="宋体" w:eastAsia="宋体" w:cs="宋体"/>
          <w:color w:val="0F1115"/>
          <w:sz w:val="21"/>
          <w:szCs w:val="21"/>
          <w:shd w:val="clear" w:color="auto" w:fill="FFFFFF"/>
        </w:rPr>
        <w:t>：配置文件需符合 TOML 格式规范；虚拟机镜像需为支持的格式。</w:t>
      </w:r>
    </w:p>
    <w:p w14:paraId="4EF0995B">
      <w:pPr>
        <w:pStyle w:val="7"/>
      </w:pPr>
      <w:r>
        <w:rPr>
          <w:rFonts w:hint="eastAsia"/>
        </w:rPr>
        <w:t>数据格式</w:t>
      </w:r>
    </w:p>
    <w:p w14:paraId="2402700C">
      <w:pPr>
        <w:pStyle w:val="15"/>
        <w:widowControl/>
        <w:shd w:val="clear" w:color="auto" w:fill="FFFFFF"/>
        <w:spacing w:before="160" w:after="160"/>
        <w:rPr>
          <w:rFonts w:ascii="宋体" w:hAnsi="宋体" w:eastAsia="宋体" w:cs="宋体"/>
          <w:sz w:val="21"/>
          <w:szCs w:val="21"/>
        </w:rPr>
      </w:pPr>
      <w:r>
        <w:rPr>
          <w:rFonts w:hint="eastAsia" w:ascii="宋体" w:hAnsi="宋体" w:eastAsia="宋体" w:cs="宋体"/>
          <w:color w:val="0F1115"/>
          <w:sz w:val="21"/>
          <w:szCs w:val="21"/>
          <w:shd w:val="clear" w:color="auto" w:fill="FFFFFF"/>
        </w:rPr>
        <w:t>axvisor 的主要输入是</w:t>
      </w:r>
      <w:r>
        <w:rPr>
          <w:rStyle w:val="19"/>
          <w:rFonts w:hint="eastAsia" w:ascii="宋体" w:hAnsi="宋体" w:eastAsia="宋体" w:cs="宋体"/>
          <w:bCs/>
          <w:color w:val="0F1115"/>
          <w:sz w:val="21"/>
          <w:szCs w:val="21"/>
          <w:shd w:val="clear" w:color="auto" w:fill="FFFFFF"/>
        </w:rPr>
        <w:t>虚拟机配置文件</w:t>
      </w:r>
      <w:r>
        <w:rPr>
          <w:rFonts w:hint="eastAsia" w:ascii="宋体" w:hAnsi="宋体" w:eastAsia="宋体" w:cs="宋体"/>
          <w:color w:val="0F1115"/>
          <w:sz w:val="21"/>
          <w:szCs w:val="21"/>
          <w:shd w:val="clear" w:color="auto" w:fill="FFFFFF"/>
        </w:rPr>
        <w:t>，采用 TOML 格式；以及</w:t>
      </w:r>
      <w:r>
        <w:rPr>
          <w:rFonts w:hint="eastAsia" w:ascii="宋体" w:hAnsi="宋体" w:eastAsia="宋体" w:cs="宋体"/>
          <w:b/>
          <w:bCs/>
          <w:color w:val="0F1115"/>
          <w:sz w:val="21"/>
          <w:szCs w:val="21"/>
          <w:shd w:val="clear" w:color="auto" w:fill="FFFFFF"/>
        </w:rPr>
        <w:t>DTS 格式设备树文件</w:t>
      </w:r>
      <w:r>
        <w:rPr>
          <w:rFonts w:hint="eastAsia" w:ascii="宋体" w:hAnsi="宋体" w:eastAsia="宋体" w:cs="宋体"/>
          <w:color w:val="0F1115"/>
          <w:sz w:val="21"/>
          <w:szCs w:val="21"/>
          <w:shd w:val="clear" w:color="auto" w:fill="FFFFFF"/>
        </w:rPr>
        <w:t xml:space="preserve"> - 用于描述硬件设备的层次结构和属性</w:t>
      </w:r>
    </w:p>
    <w:p w14:paraId="17266131">
      <w:pPr>
        <w:pStyle w:val="7"/>
      </w:pPr>
      <w:r>
        <w:rPr>
          <w:rFonts w:hint="eastAsia"/>
        </w:rPr>
        <w:t>输入举例</w:t>
      </w:r>
    </w:p>
    <w:p w14:paraId="1385B496">
      <w:pPr>
        <w:rPr>
          <w:b/>
          <w:bCs/>
          <w:sz w:val="24"/>
          <w:szCs w:val="24"/>
        </w:rPr>
      </w:pPr>
      <w:r>
        <w:rPr>
          <w:rFonts w:hint="eastAsia"/>
          <w:b/>
          <w:bCs/>
          <w:sz w:val="24"/>
          <w:szCs w:val="24"/>
        </w:rPr>
        <w:t>虚拟机配置文件举例</w:t>
      </w:r>
    </w:p>
    <w:p w14:paraId="2FE8EB00">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以 arceos-aarch64.toml 作为一个简单的例子来解释：</w:t>
      </w:r>
    </w:p>
    <w:p w14:paraId="234D20B5">
      <w:pPr>
        <w:rPr>
          <w:rFonts w:ascii="宋体" w:hAnsi="宋体" w:eastAsia="宋体" w:cs="宋体"/>
          <w:color w:val="0F1115"/>
          <w:szCs w:val="21"/>
          <w:shd w:val="clear" w:color="auto" w:fill="FFFFFF"/>
        </w:rPr>
      </w:pPr>
    </w:p>
    <w:p w14:paraId="53F9F8DB">
      <w:pPr>
        <w:numPr>
          <w:ilvl w:val="0"/>
          <w:numId w:val="12"/>
        </w:numPr>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 xml:space="preserve">基本信息配置 ([base] 部分) </w:t>
      </w:r>
    </w:p>
    <w:p w14:paraId="4BFB7AC8">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id = 1 - 虚拟机唯一标识符</w:t>
      </w:r>
    </w:p>
    <w:p w14:paraId="0AB06FF0">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name = "arceos" - 虚拟机名称</w:t>
      </w:r>
    </w:p>
    <w:p w14:paraId="1896117C">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vm_type = 1 - 虚拟化类型</w:t>
      </w:r>
    </w:p>
    <w:p w14:paraId="524630EE">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cpu_num = 1 - 虚拟CPU数量</w:t>
      </w:r>
    </w:p>
    <w:p w14:paraId="36CCD4C0">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phys_cpu_sets = [1] - 分配给虚拟机的物理CPU集合</w:t>
      </w:r>
    </w:p>
    <w:p w14:paraId="59831D78">
      <w:pPr>
        <w:pStyle w:val="2"/>
      </w:pPr>
    </w:p>
    <w:p w14:paraId="61BC5264">
      <w:pPr>
        <w:numPr>
          <w:ilvl w:val="0"/>
          <w:numId w:val="12"/>
        </w:numPr>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内核配置 ([kernel] 部分)</w:t>
      </w:r>
    </w:p>
    <w:p w14:paraId="419A1CC4">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entry_point = 0x4008_0000 - 内核镜像入口点地址</w:t>
      </w:r>
    </w:p>
    <w:p w14:paraId="76D3ECFE">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image_location = "fs" - 镜像加载位置（"memory" 或 "fs"）</w:t>
      </w:r>
    </w:p>
    <w:p w14:paraId="2D7A59B0">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kernel_path = "arceos-aarch64.bin" - 内核镜像文件路径</w:t>
      </w:r>
    </w:p>
    <w:p w14:paraId="0B2BC81B">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kernel_load_addr = 0x4008_0000 - 内核加载地址</w:t>
      </w:r>
    </w:p>
    <w:p w14:paraId="337B179A">
      <w:pPr>
        <w:pStyle w:val="2"/>
      </w:pPr>
    </w:p>
    <w:p w14:paraId="6604D27B">
      <w:pPr>
        <w:numPr>
          <w:ilvl w:val="0"/>
          <w:numId w:val="12"/>
        </w:numPr>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内存区域配置</w:t>
      </w:r>
    </w:p>
    <w:p w14:paraId="6036D6DE">
      <w:pPr>
        <w:rPr>
          <w:rFonts w:ascii="宋体" w:hAnsi="宋体" w:eastAsia="宋体" w:cs="宋体"/>
          <w:color w:val="0F1115"/>
          <w:szCs w:val="21"/>
          <w:shd w:val="clear" w:color="auto" w:fill="FFFFFF"/>
        </w:rPr>
      </w:pPr>
      <w:r>
        <w:rPr>
          <w:rFonts w:hint="eastAsia" w:ascii="宋体" w:hAnsi="宋体" w:eastAsia="宋体" w:cs="宋体"/>
          <w:b/>
          <w:bCs/>
          <w:color w:val="0F1115"/>
          <w:szCs w:val="21"/>
          <w:shd w:val="clear" w:color="auto" w:fill="FFFFFF"/>
        </w:rPr>
        <w:t>内存区域以 [base_paddr, size, flags, map_type] 格式定义：</w:t>
      </w:r>
    </w:p>
    <w:p w14:paraId="54E35487">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base_paddr - 物理基地址</w:t>
      </w:r>
    </w:p>
    <w:p w14:paraId="595F3281">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size - 内存大小</w:t>
      </w:r>
    </w:p>
    <w:p w14:paraId="29CB936E">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flags - 内存权限标志（0x7 表示读写执行权限）</w:t>
      </w:r>
    </w:p>
    <w:p w14:paraId="26AEDD5A">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map_type - 映射类型（0=MAP_ALLOC, 1=MAP_IDENTICAL）</w:t>
      </w:r>
    </w:p>
    <w:p w14:paraId="405F45AE">
      <w:pPr>
        <w:pStyle w:val="2"/>
      </w:pPr>
    </w:p>
    <w:p w14:paraId="1C53B1BE">
      <w:pPr>
        <w:numPr>
          <w:ilvl w:val="0"/>
          <w:numId w:val="12"/>
        </w:numPr>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设备配置 ([devices] 部分)</w:t>
      </w:r>
    </w:p>
    <w:p w14:paraId="7D1C9909">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emu_devices - 模拟设备列表</w:t>
      </w:r>
    </w:p>
    <w:p w14:paraId="4B867037">
      <w:p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passthrough_devices - 直通设备列表，每个设备包含名称、虚拟地址、物理地址、长度和中断分配信息</w:t>
      </w:r>
    </w:p>
    <w:p w14:paraId="1AFDE6F9">
      <w:pPr>
        <w:pStyle w:val="2"/>
        <w:rPr>
          <w:rFonts w:ascii="宋体" w:hAnsi="宋体" w:eastAsia="宋体" w:cs="宋体"/>
          <w:color w:val="0F1115"/>
          <w:szCs w:val="21"/>
          <w:shd w:val="clear" w:color="auto" w:fill="FFFFFF"/>
        </w:rPr>
      </w:pPr>
    </w:p>
    <w:p w14:paraId="7AA5231A">
      <w:pPr>
        <w:pStyle w:val="2"/>
        <w:rPr>
          <w:rFonts w:ascii="宋体" w:hAnsi="宋体" w:eastAsia="宋体" w:cs="宋体"/>
          <w:b/>
          <w:bCs/>
          <w:color w:val="0F1115"/>
          <w:sz w:val="24"/>
          <w:szCs w:val="24"/>
          <w:shd w:val="clear" w:color="auto" w:fill="FFFFFF"/>
        </w:rPr>
      </w:pPr>
      <w:r>
        <w:rPr>
          <w:rFonts w:hint="eastAsia" w:ascii="宋体" w:hAnsi="宋体" w:eastAsia="宋体" w:cs="宋体"/>
          <w:b/>
          <w:bCs/>
          <w:color w:val="0F1115"/>
          <w:sz w:val="24"/>
          <w:szCs w:val="24"/>
          <w:shd w:val="clear" w:color="auto" w:fill="FFFFFF"/>
        </w:rPr>
        <w:t>DTS设备树文件格式举例</w:t>
      </w:r>
    </w:p>
    <w:p w14:paraId="47F5EF86">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对于需要设备树的客户机（如 Linux），还需要对应的 .dts 文件来描述硬件设备， 通常定义了内存布局、中断控制器、串口、定时器等硬件设备的详细信息</w:t>
      </w:r>
    </w:p>
    <w:p w14:paraId="182E7809">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以configs/vmsDTS 文件举例：</w:t>
      </w:r>
    </w:p>
    <w:p w14:paraId="28B59A1D">
      <w:pPr>
        <w:pStyle w:val="2"/>
        <w:rPr>
          <w:rFonts w:ascii="宋体" w:hAnsi="宋体" w:eastAsia="宋体" w:cs="宋体"/>
          <w:b/>
          <w:bCs/>
          <w:color w:val="0F1115"/>
          <w:sz w:val="24"/>
          <w:szCs w:val="24"/>
          <w:shd w:val="clear" w:color="auto" w:fill="FFFFFF"/>
        </w:rPr>
      </w:pPr>
      <w:r>
        <w:rPr>
          <w:rFonts w:hint="eastAsia" w:ascii="宋体" w:hAnsi="宋体" w:eastAsia="宋体" w:cs="宋体"/>
          <w:b/>
          <w:bCs/>
          <w:color w:val="0F1115"/>
          <w:sz w:val="24"/>
          <w:szCs w:val="24"/>
          <w:shd w:val="clear" w:color="auto" w:fill="FFFFFF"/>
        </w:rPr>
        <w:t>总体结构</w:t>
      </w:r>
    </w:p>
    <w:p w14:paraId="3A258B6D">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DTS文件以版本声明开头，并遵循分层树结构，根节点包含全局属性和代表硬件设备的子节。</w:t>
      </w:r>
    </w:p>
    <w:p w14:paraId="573A1E79">
      <w:pPr>
        <w:pStyle w:val="2"/>
        <w:rPr>
          <w:rFonts w:ascii="宋体" w:hAnsi="宋体" w:eastAsia="宋体" w:cs="宋体"/>
          <w:color w:val="0F1115"/>
          <w:szCs w:val="21"/>
          <w:shd w:val="clear" w:color="auto" w:fill="FFFFFF"/>
        </w:rPr>
      </w:pPr>
    </w:p>
    <w:p w14:paraId="6B0E8367">
      <w:pPr>
        <w:pStyle w:val="2"/>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根节点定义关键属性：</w:t>
      </w:r>
    </w:p>
    <w:p w14:paraId="37FBB2AA">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地址和大小单元：定义地址和大小的编码方式</w:t>
      </w:r>
    </w:p>
    <w:p w14:paraId="3760AF91">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兼容字符串：标识机器类型</w:t>
      </w:r>
    </w:p>
    <w:p w14:paraId="7204BCCB">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Interrupt parent：指向主中断控制器</w:t>
      </w:r>
    </w:p>
    <w:p w14:paraId="78899109">
      <w:pPr>
        <w:pStyle w:val="2"/>
        <w:rPr>
          <w:rFonts w:ascii="宋体" w:hAnsi="宋体" w:eastAsia="宋体" w:cs="宋体"/>
          <w:color w:val="0F1115"/>
          <w:szCs w:val="21"/>
          <w:shd w:val="clear" w:color="auto" w:fill="FFFFFF"/>
        </w:rPr>
      </w:pPr>
    </w:p>
    <w:p w14:paraId="087C3868">
      <w:pPr>
        <w:pStyle w:val="2"/>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内存描述</w:t>
      </w:r>
    </w:p>
    <w:p w14:paraId="1DAE695D">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内存使用一个专用节点来描述，该节点指定了物理内存布局。该reg属性定义了内存基址 (0x80000000) 和大小 (0x40000000 = 1GB)，并将device_type = "memory"其标识为系统内存。</w:t>
      </w:r>
    </w:p>
    <w:p w14:paraId="6267BBA9">
      <w:pPr>
        <w:pStyle w:val="2"/>
        <w:rPr>
          <w:rFonts w:ascii="宋体" w:hAnsi="宋体" w:eastAsia="宋体" w:cs="宋体"/>
          <w:color w:val="0F1115"/>
          <w:szCs w:val="21"/>
          <w:shd w:val="clear" w:color="auto" w:fill="FFFFFF"/>
        </w:rPr>
      </w:pPr>
    </w:p>
    <w:p w14:paraId="5807E7FC">
      <w:pPr>
        <w:pStyle w:val="2"/>
        <w:rPr>
          <w:rFonts w:ascii="宋体" w:hAnsi="宋体" w:eastAsia="宋体" w:cs="宋体"/>
          <w:b/>
          <w:bCs/>
          <w:color w:val="0F1115"/>
          <w:szCs w:val="21"/>
          <w:shd w:val="clear" w:color="auto" w:fill="FFFFFF"/>
        </w:rPr>
      </w:pPr>
      <w:r>
        <w:rPr>
          <w:rFonts w:hint="eastAsia" w:ascii="宋体" w:hAnsi="宋体" w:eastAsia="宋体" w:cs="宋体"/>
          <w:b/>
          <w:bCs/>
          <w:color w:val="0F1115"/>
          <w:szCs w:val="21"/>
          <w:shd w:val="clear" w:color="auto" w:fill="FFFFFF"/>
        </w:rPr>
        <w:t>中断控制器</w:t>
      </w:r>
    </w:p>
    <w:p w14:paraId="0272352C">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中断控制器在节点中有详细描述。该 GIC（通用中断控制器）节点包括：</w:t>
      </w:r>
    </w:p>
    <w:p w14:paraId="170FCC72">
      <w:pPr>
        <w:pStyle w:val="2"/>
        <w:rPr>
          <w:rFonts w:ascii="宋体" w:hAnsi="宋体" w:eastAsia="宋体" w:cs="宋体"/>
          <w:color w:val="0F1115"/>
          <w:szCs w:val="21"/>
          <w:shd w:val="clear" w:color="auto" w:fill="FFFFFF"/>
        </w:rPr>
      </w:pPr>
    </w:p>
    <w:p w14:paraId="2BDAD9A7">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分配器和 CPU 接口的多个寄存器范围</w:t>
      </w:r>
    </w:p>
    <w:p w14:paraId="0AA54736">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interrupt-controller将其标记为中断源的属性</w:t>
      </w:r>
    </w:p>
    <w:p w14:paraId="08596D66">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#interrupt-cells = &lt;0x03&gt;指示中断说明符使用 3 个单元格</w:t>
      </w:r>
    </w:p>
    <w:p w14:paraId="0D59206C">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用于消息信号中断的嵌套 MSI 控制器</w:t>
      </w:r>
    </w:p>
    <w:p w14:paraId="527CD1FD">
      <w:pPr>
        <w:pStyle w:val="2"/>
        <w:rPr>
          <w:rFonts w:ascii="宋体" w:hAnsi="宋体" w:eastAsia="宋体" w:cs="宋体"/>
          <w:color w:val="0F1115"/>
          <w:szCs w:val="21"/>
          <w:shd w:val="clear" w:color="auto" w:fill="FFFFFF"/>
        </w:rPr>
      </w:pPr>
    </w:p>
    <w:p w14:paraId="226BA0BC">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串行端口（UART）</w:t>
      </w:r>
    </w:p>
    <w:p w14:paraId="411E235B">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串行端口实现为 PL011 UART 控制器，节点指定：</w:t>
      </w:r>
    </w:p>
    <w:p w14:paraId="1A1B68BD">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reg通过属性的基地址和寄存器范围</w:t>
      </w:r>
    </w:p>
    <w:p w14:paraId="2CFAA878">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中断线分配</w:t>
      </w:r>
    </w:p>
    <w:p w14:paraId="7EB4F770">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UART 和 APB 时钟的时钟参考</w:t>
      </w:r>
    </w:p>
    <w:p w14:paraId="2117B6E7">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标识特定 UART 类型的兼容字符串</w:t>
      </w:r>
    </w:p>
    <w:p w14:paraId="41C575F5">
      <w:pPr>
        <w:pStyle w:val="2"/>
        <w:rPr>
          <w:rFonts w:ascii="宋体" w:hAnsi="宋体" w:eastAsia="宋体" w:cs="宋体"/>
          <w:color w:val="0F1115"/>
          <w:szCs w:val="21"/>
          <w:shd w:val="clear" w:color="auto" w:fill="FFFFFF"/>
        </w:rPr>
      </w:pPr>
    </w:p>
    <w:p w14:paraId="2D3E59B4">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计时器</w:t>
      </w:r>
    </w:p>
    <w:p w14:paraId="773266D3">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ARM 通用定时器在专用节点linux-qemu.dts:334-338中进行了描述。它定义了四种不同的定时器中断（安全/非安全物理/虚拟定时器），并包含always-on指示定时器在电源管理期间保持活动状态的属性。</w:t>
      </w:r>
    </w:p>
    <w:p w14:paraId="66E882F9">
      <w:pPr>
        <w:pStyle w:val="2"/>
        <w:rPr>
          <w:rFonts w:ascii="宋体" w:hAnsi="宋体" w:eastAsia="宋体" w:cs="宋体"/>
          <w:color w:val="0F1115"/>
          <w:szCs w:val="21"/>
          <w:shd w:val="clear" w:color="auto" w:fill="FFFFFF"/>
        </w:rPr>
      </w:pPr>
    </w:p>
    <w:p w14:paraId="02A952A3">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附加硬件组件</w:t>
      </w:r>
    </w:p>
    <w:p w14:paraId="41730CAD">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DTS 文件还描述了其他重要的系统组件：</w:t>
      </w:r>
    </w:p>
    <w:p w14:paraId="320951B5">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CPU 拓扑：在 cpus 节点中定义，具有详细的套接字/集群/核心层次结构</w:t>
      </w:r>
    </w:p>
    <w:p w14:paraId="688414EA">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时钟源：用于外设定时的固定频率时钟</w:t>
      </w:r>
    </w:p>
    <w:p w14:paraId="7AD99B5A">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 xml:space="preserve">GPIO 控制器：PL061 GPIO 控制器，用于通用 I/O </w:t>
      </w:r>
    </w:p>
    <w:p w14:paraId="165BCC36">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实时时钟：PL031 RTC 用于计时</w:t>
      </w:r>
    </w:p>
    <w:p w14:paraId="22952D5D">
      <w:pPr>
        <w:pStyle w:val="2"/>
        <w:numPr>
          <w:ilvl w:val="0"/>
          <w:numId w:val="13"/>
        </w:numPr>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 xml:space="preserve">VirtIO 设备：用于虚拟化 I/O 的多个内存映射 VirtIO </w:t>
      </w:r>
    </w:p>
    <w:p w14:paraId="780F5E33">
      <w:pPr>
        <w:pStyle w:val="2"/>
        <w:rPr>
          <w:rFonts w:ascii="宋体" w:hAnsi="宋体" w:eastAsia="宋体" w:cs="宋体"/>
          <w:color w:val="0F1115"/>
          <w:szCs w:val="21"/>
          <w:shd w:val="clear" w:color="auto" w:fill="FFFFFF"/>
        </w:rPr>
      </w:pPr>
    </w:p>
    <w:p w14:paraId="229EF74C">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设备启动配置</w:t>
      </w:r>
    </w:p>
    <w:p w14:paraId="7B603D3A">
      <w:pPr>
        <w:pStyle w:val="2"/>
        <w:rPr>
          <w:rFonts w:ascii="宋体" w:hAnsi="宋体" w:eastAsia="宋体" w:cs="宋体"/>
          <w:color w:val="0F1115"/>
          <w:szCs w:val="21"/>
          <w:shd w:val="clear" w:color="auto" w:fill="FFFFFF"/>
        </w:rPr>
      </w:pPr>
      <w:r>
        <w:rPr>
          <w:rFonts w:hint="eastAsia" w:ascii="宋体" w:hAnsi="宋体" w:eastAsia="宋体" w:cs="宋体"/>
          <w:color w:val="0F1115"/>
          <w:szCs w:val="21"/>
          <w:shd w:val="clear" w:color="auto" w:fill="FFFFFF"/>
        </w:rPr>
        <w:t>该节点包含启动时配置，包括内核命令行参数、控制台输出路径和安全功能的随机种子</w:t>
      </w:r>
    </w:p>
    <w:p w14:paraId="415F0327">
      <w:pPr>
        <w:pStyle w:val="2"/>
        <w:rPr>
          <w:rFonts w:ascii="宋体" w:hAnsi="宋体" w:eastAsia="宋体" w:cs="宋体"/>
          <w:color w:val="0F1115"/>
          <w:szCs w:val="21"/>
          <w:shd w:val="clear" w:color="auto" w:fill="FFFFFF"/>
        </w:rPr>
      </w:pPr>
    </w:p>
    <w:p w14:paraId="1F23B863">
      <w:pPr>
        <w:pStyle w:val="6"/>
      </w:pPr>
      <w:r>
        <w:rPr>
          <w:rFonts w:hint="eastAsia"/>
        </w:rPr>
        <w:t>输出</w:t>
      </w:r>
    </w:p>
    <w:p w14:paraId="763B203F">
      <w:pPr>
        <w:pStyle w:val="7"/>
      </w:pPr>
      <w:r>
        <w:rPr>
          <w:rFonts w:hint="eastAsia"/>
        </w:rPr>
        <w:t>数据背景</w:t>
      </w:r>
    </w:p>
    <w:p w14:paraId="042CB64C">
      <w:pPr>
        <w:numPr>
          <w:ilvl w:val="0"/>
          <w:numId w:val="14"/>
        </w:numPr>
      </w:pPr>
      <w:r>
        <w:rPr>
          <w:rFonts w:hint="eastAsia"/>
        </w:rPr>
        <w:t>去向：主要输出至串口控制台，用于系统状态监控、调试和故障诊断。部分输出（如性能测试结果）可能写入文件。</w:t>
      </w:r>
    </w:p>
    <w:p w14:paraId="7E37426F"/>
    <w:p w14:paraId="18E4F434">
      <w:pPr>
        <w:numPr>
          <w:ilvl w:val="0"/>
          <w:numId w:val="14"/>
        </w:numPr>
      </w:pPr>
      <w:r>
        <w:rPr>
          <w:rFonts w:hint="eastAsia"/>
        </w:rPr>
        <w:t>使用频度：系统运行期间持续输出日志信息。</w:t>
      </w:r>
    </w:p>
    <w:p w14:paraId="0A45B852"/>
    <w:p w14:paraId="2AC5A22B">
      <w:pPr>
        <w:numPr>
          <w:ilvl w:val="0"/>
          <w:numId w:val="14"/>
        </w:numPr>
      </w:pPr>
      <w:r>
        <w:rPr>
          <w:rFonts w:hint="eastAsia"/>
        </w:rPr>
        <w:t>存放媒体：串口输出；文件存储于虚拟机的文件系统中。</w:t>
      </w:r>
    </w:p>
    <w:p w14:paraId="3A3923F5"/>
    <w:p w14:paraId="794F0737">
      <w:pPr>
        <w:numPr>
          <w:ilvl w:val="0"/>
          <w:numId w:val="14"/>
        </w:numPr>
      </w:pPr>
      <w:r>
        <w:rPr>
          <w:rFonts w:hint="eastAsia"/>
        </w:rPr>
        <w:t>质量管理：日志信息分不同级别（如 INFO, DEBUG, ERROR），便于筛选。</w:t>
      </w:r>
    </w:p>
    <w:p w14:paraId="62B77608">
      <w:pPr>
        <w:pStyle w:val="7"/>
      </w:pPr>
      <w:r>
        <w:rPr>
          <w:rFonts w:hint="eastAsia"/>
        </w:rPr>
        <w:t>数据格式</w:t>
      </w:r>
    </w:p>
    <w:p w14:paraId="4516A40C">
      <w:pPr>
        <w:numPr>
          <w:ilvl w:val="0"/>
          <w:numId w:val="15"/>
        </w:numPr>
      </w:pPr>
      <w:r>
        <w:rPr>
          <w:rFonts w:hint="eastAsia"/>
        </w:rPr>
        <w:t>输出信息为文本格式，通常包含以下几部分：</w:t>
      </w:r>
    </w:p>
    <w:p w14:paraId="150ACE17"/>
    <w:p w14:paraId="0CC9770C">
      <w:pPr>
        <w:numPr>
          <w:ilvl w:val="0"/>
          <w:numId w:val="15"/>
        </w:numPr>
      </w:pPr>
      <w:r>
        <w:rPr>
          <w:rFonts w:hint="eastAsia"/>
        </w:rPr>
        <w:t>首部：日志级别（如 [INFO]）、模块名（如 [AXVISOR]）。</w:t>
      </w:r>
    </w:p>
    <w:p w14:paraId="431943FF"/>
    <w:p w14:paraId="7FC2E3A1">
      <w:pPr>
        <w:numPr>
          <w:ilvl w:val="0"/>
          <w:numId w:val="15"/>
        </w:numPr>
      </w:pPr>
      <w:r>
        <w:rPr>
          <w:rFonts w:hint="eastAsia"/>
        </w:rPr>
        <w:t>主体：具体的描述性信息，如 "Booting on aarch64 platform...", "VM 'test' started successfully."。</w:t>
      </w:r>
    </w:p>
    <w:p w14:paraId="3E144CE9"/>
    <w:p w14:paraId="7908712B">
      <w:pPr>
        <w:numPr>
          <w:ilvl w:val="0"/>
          <w:numId w:val="15"/>
        </w:numPr>
      </w:pPr>
      <w:r>
        <w:rPr>
          <w:rFonts w:hint="eastAsia"/>
        </w:rPr>
        <w:t>尾部：通常以换行符结束。</w:t>
      </w:r>
    </w:p>
    <w:p w14:paraId="0E56CB3E">
      <w:pPr>
        <w:pStyle w:val="7"/>
      </w:pPr>
      <w:r>
        <w:rPr>
          <w:rFonts w:hint="eastAsia"/>
        </w:rPr>
        <w:t>输出举例</w:t>
      </w:r>
    </w:p>
    <w:p w14:paraId="0738C71D">
      <w:r>
        <w:rPr>
          <w:rFonts w:hint="eastAsia"/>
        </w:rPr>
        <w:t>可查看</w:t>
      </w:r>
      <w:r>
        <w:rPr>
          <w:rFonts w:hint="eastAsia"/>
        </w:rPr>
        <w:fldChar w:fldCharType="begin"/>
      </w:r>
      <w:r>
        <w:rPr>
          <w:rFonts w:hint="eastAsia"/>
        </w:rPr>
        <w:instrText xml:space="preserve"> HYPERLINK "https://github.com/arceos-hypervisor/axvisor/blob/master/README_CN.md" </w:instrText>
      </w:r>
      <w:r>
        <w:rPr>
          <w:rFonts w:hint="eastAsia"/>
        </w:rPr>
        <w:fldChar w:fldCharType="separate"/>
      </w:r>
      <w:r>
        <w:rPr>
          <w:rStyle w:val="21"/>
          <w:rFonts w:hint="eastAsia"/>
        </w:rPr>
        <w:t>https://github.com/arceos-hypervisor/axvisor/blob/master/README_CN.md</w:t>
      </w:r>
      <w:r>
        <w:rPr>
          <w:rFonts w:hint="eastAsia"/>
        </w:rPr>
        <w:fldChar w:fldCharType="end"/>
      </w:r>
    </w:p>
    <w:p w14:paraId="43391955">
      <w:pPr>
        <w:ind w:firstLine="840" w:firstLineChars="400"/>
      </w:pPr>
      <w:r>
        <w:rPr>
          <w:rFonts w:hint="eastAsia"/>
        </w:rPr>
        <w:t>d8888                            .d88888b.   .d8888b.</w:t>
      </w:r>
    </w:p>
    <w:p w14:paraId="6D4B6525">
      <w:r>
        <w:rPr>
          <w:rFonts w:hint="eastAsia"/>
        </w:rPr>
        <w:t xml:space="preserve">      d88888                           d88P" "Y88b d88P  Y88b</w:t>
      </w:r>
    </w:p>
    <w:p w14:paraId="7FD3ADD6">
      <w:r>
        <w:rPr>
          <w:rFonts w:hint="eastAsia"/>
        </w:rPr>
        <w:t xml:space="preserve">     d88P888                           888     888 Y88b.</w:t>
      </w:r>
    </w:p>
    <w:p w14:paraId="166A4030">
      <w:r>
        <w:rPr>
          <w:rFonts w:hint="eastAsia"/>
        </w:rPr>
        <w:t xml:space="preserve">    d88P 888 888d888  .d8888b  .d88b.  888     888  "Y888b.</w:t>
      </w:r>
    </w:p>
    <w:p w14:paraId="3AFE1367">
      <w:r>
        <w:rPr>
          <w:rFonts w:hint="eastAsia"/>
        </w:rPr>
        <w:t xml:space="preserve">   d88P  888 888P"   d88P"    d8P  Y8b 888     888     "Y88b.</w:t>
      </w:r>
    </w:p>
    <w:p w14:paraId="58D74C8E">
      <w:r>
        <w:rPr>
          <w:rFonts w:hint="eastAsia"/>
        </w:rPr>
        <w:t xml:space="preserve">  d88P   888 888     888      88888888 888     888       "888</w:t>
      </w:r>
    </w:p>
    <w:p w14:paraId="7D392FE6">
      <w:r>
        <w:rPr>
          <w:rFonts w:hint="eastAsia"/>
        </w:rPr>
        <w:t xml:space="preserve"> d8888888888 888     Y88b.    Y8b.     Y88b. .d88P Y88b  d88P</w:t>
      </w:r>
    </w:p>
    <w:p w14:paraId="6DF70F89">
      <w:r>
        <w:rPr>
          <w:rFonts w:hint="eastAsia"/>
        </w:rPr>
        <w:t>d88P     888 888      "Y8888P  "Y8888   "Y88888P"   "Y8888P"</w:t>
      </w:r>
    </w:p>
    <w:p w14:paraId="1F3DDAEF"/>
    <w:p w14:paraId="41AD564E">
      <w:r>
        <w:rPr>
          <w:rFonts w:hint="eastAsia"/>
        </w:rPr>
        <w:t>arch = aarch64</w:t>
      </w:r>
    </w:p>
    <w:p w14:paraId="605B34CD">
      <w:r>
        <w:rPr>
          <w:rFonts w:hint="eastAsia"/>
        </w:rPr>
        <w:t>platform = aarch64-qemu-virt-hv</w:t>
      </w:r>
    </w:p>
    <w:p w14:paraId="31309F5A">
      <w:r>
        <w:rPr>
          <w:rFonts w:hint="eastAsia"/>
        </w:rPr>
        <w:t>target = aarch64-unknown-none-softfloat</w:t>
      </w:r>
    </w:p>
    <w:p w14:paraId="68B70B87">
      <w:r>
        <w:rPr>
          <w:rFonts w:hint="eastAsia"/>
        </w:rPr>
        <w:t>build_mode = release</w:t>
      </w:r>
    </w:p>
    <w:p w14:paraId="52450258">
      <w:r>
        <w:rPr>
          <w:rFonts w:hint="eastAsia"/>
        </w:rPr>
        <w:t>log_level = info</w:t>
      </w:r>
    </w:p>
    <w:p w14:paraId="43BD9F26">
      <w:r>
        <w:rPr>
          <w:rFonts w:hint="eastAsia"/>
        </w:rPr>
        <w:t>smp = 1</w:t>
      </w:r>
    </w:p>
    <w:p w14:paraId="34E73D98"/>
    <w:p w14:paraId="1F712813">
      <w:r>
        <w:rPr>
          <w:rFonts w:hint="eastAsia"/>
        </w:rPr>
        <w:t>[  0.020822 0 axruntime:130] Logging is enabled.</w:t>
      </w:r>
    </w:p>
    <w:p w14:paraId="7C574C46">
      <w:r>
        <w:rPr>
          <w:rFonts w:hint="eastAsia"/>
        </w:rPr>
        <w:t>[  0.026419 0 axruntime:131] Primary CPU 0 started, dtb = 0x44000000.</w:t>
      </w:r>
    </w:p>
    <w:p w14:paraId="6E7A9AFE">
      <w:r>
        <w:rPr>
          <w:rFonts w:hint="eastAsia"/>
        </w:rPr>
        <w:t>[  0.028520 0 axruntime:133] Found physcial memory regions:</w:t>
      </w:r>
    </w:p>
    <w:p w14:paraId="6218FA4E">
      <w:r>
        <w:rPr>
          <w:rFonts w:hint="eastAsia"/>
        </w:rPr>
        <w:t>[  0.030673 0 axruntime:135]   [PA:0x40080000, PA:0x400d6000) .text (READ | EXECUTE | RESERVED)</w:t>
      </w:r>
    </w:p>
    <w:p w14:paraId="0B8314DE">
      <w:r>
        <w:rPr>
          <w:rFonts w:hint="eastAsia"/>
        </w:rPr>
        <w:t>[  0.033564 0 axruntime:135]   [PA:0x400d6000, PA:0x400ef000) .rodata (READ | RESERVED)</w:t>
      </w:r>
    </w:p>
    <w:p w14:paraId="1A9F1516">
      <w:r>
        <w:rPr>
          <w:rFonts w:hint="eastAsia"/>
        </w:rPr>
        <w:t>[  0.035313 0 axruntime:135]   [PA:0x400ef000, PA:0x400f5000) .data .tdata .tbss .percpu (READ | WRITE | RESERVED)</w:t>
      </w:r>
    </w:p>
    <w:p w14:paraId="41684058">
      <w:r>
        <w:rPr>
          <w:rFonts w:hint="eastAsia"/>
        </w:rPr>
        <w:t>[  0.037083 0 axruntime:135]   [PA:0x400f5000, PA:0x40135000) boot stack (READ | WRITE | RESERVED)</w:t>
      </w:r>
    </w:p>
    <w:p w14:paraId="298E87EC">
      <w:r>
        <w:rPr>
          <w:rFonts w:hint="eastAsia"/>
        </w:rPr>
        <w:t>[  0.038622 0 axruntime:135]   [PA:0x40135000, PA:0x4013b000) .bss (READ | WRITE | RESERVED)</w:t>
      </w:r>
    </w:p>
    <w:p w14:paraId="2FB0BA88">
      <w:r>
        <w:rPr>
          <w:rFonts w:hint="eastAsia"/>
        </w:rPr>
        <w:t>[  0.040643 0 axruntime:135]   [PA:0x4013b000, PA:0x48000000) free memory (READ | WRITE | FREE)</w:t>
      </w:r>
    </w:p>
    <w:p w14:paraId="7FD58D14">
      <w:r>
        <w:rPr>
          <w:rFonts w:hint="eastAsia"/>
        </w:rPr>
        <w:t>[  0.042907 0 axruntime:135]   [PA:0x9000000, PA:0x9001000) mmio (READ | WRITE | DEVICE | RESERVED)</w:t>
      </w:r>
    </w:p>
    <w:p w14:paraId="00538671">
      <w:r>
        <w:rPr>
          <w:rFonts w:hint="eastAsia"/>
        </w:rPr>
        <w:t>[  0.045011 0 axruntime:135]   [PA:0x9040000, PA:0x9041000) mmio (READ | WRITE | DEVICE | RESERVED)</w:t>
      </w:r>
    </w:p>
    <w:p w14:paraId="4439AC49">
      <w:r>
        <w:rPr>
          <w:rFonts w:hint="eastAsia"/>
        </w:rPr>
        <w:t>[  0.047070 0 axruntime:135]   [PA:0x9100000, PA:0x9101000) mmio (READ | WRITE | DEVICE | RESERVED)</w:t>
      </w:r>
    </w:p>
    <w:p w14:paraId="4D95EBAE">
      <w:r>
        <w:rPr>
          <w:rFonts w:hint="eastAsia"/>
        </w:rPr>
        <w:t>[  0.049093 0 axruntime:135]   [PA:0x8000000, PA:0x8020000) mmio (READ | WRITE | DEVICE | RESERVED)</w:t>
      </w:r>
    </w:p>
    <w:p w14:paraId="5D82C480">
      <w:r>
        <w:rPr>
          <w:rFonts w:hint="eastAsia"/>
        </w:rPr>
        <w:t>[  0.051081 0 axruntime:135]   [PA:0xa000000, PA:0xa004000) mmio (READ | WRITE | DEVICE | RESERVED)</w:t>
      </w:r>
    </w:p>
    <w:p w14:paraId="19CC4F44">
      <w:r>
        <w:rPr>
          <w:rFonts w:hint="eastAsia"/>
        </w:rPr>
        <w:t>[  0.053120 0 axruntime:135]   [PA:0x10000000, PA:0x3eff0000) mmio (READ | WRITE | DEVICE | RESERVED)</w:t>
      </w:r>
    </w:p>
    <w:p w14:paraId="4557B24E">
      <w:r>
        <w:rPr>
          <w:rFonts w:hint="eastAsia"/>
        </w:rPr>
        <w:t>[  0.055229 0 axruntime:135]   [PA:0x4010000000, PA:0x4020000000) mmio (READ | WRITE | DEVICE | RESERVED)</w:t>
      </w:r>
    </w:p>
    <w:p w14:paraId="57B82C11">
      <w:r>
        <w:rPr>
          <w:rFonts w:hint="eastAsia"/>
        </w:rPr>
        <w:t>[  0.057642 0 axruntime:208] Initialize global memory allocator...</w:t>
      </w:r>
    </w:p>
    <w:p w14:paraId="5A9702EB">
      <w:r>
        <w:rPr>
          <w:rFonts w:hint="eastAsia"/>
        </w:rPr>
        <w:t>[  0.059377 0 axruntime:209]   use TLSF allocator.</w:t>
      </w:r>
    </w:p>
    <w:p w14:paraId="3FC9086C">
      <w:r>
        <w:rPr>
          <w:rFonts w:hint="eastAsia"/>
        </w:rPr>
        <w:t>[  0.072071 0 axmm:60] Initialize virtual memory management...</w:t>
      </w:r>
    </w:p>
    <w:p w14:paraId="5F326F1B">
      <w:r>
        <w:rPr>
          <w:rFonts w:hint="eastAsia"/>
        </w:rPr>
        <w:t>[  0.136312 0 axruntime:150] Initialize platform devices...</w:t>
      </w:r>
    </w:p>
    <w:p w14:paraId="4FC8BC70">
      <w:r>
        <w:rPr>
          <w:rFonts w:hint="eastAsia"/>
        </w:rPr>
        <w:t>[  0.137733 0 axhal::platform::aarch64_common::gic:67] Initialize GICv2...</w:t>
      </w:r>
    </w:p>
    <w:p w14:paraId="2C48EEAB">
      <w:r>
        <w:rPr>
          <w:rFonts w:hint="eastAsia"/>
        </w:rPr>
        <w:t>[  0.143653 0 axtask::api:73] Initialize scheduling...</w:t>
      </w:r>
    </w:p>
    <w:p w14:paraId="2A980119">
      <w:r>
        <w:rPr>
          <w:rFonts w:hint="eastAsia"/>
        </w:rPr>
        <w:t>[  0.151435 0 axtask::api:79]   use FIFO scheduler.</w:t>
      </w:r>
    </w:p>
    <w:p w14:paraId="45DADF6E">
      <w:r>
        <w:rPr>
          <w:rFonts w:hint="eastAsia"/>
        </w:rPr>
        <w:t>[  0.152744 0 axruntime:176] Initialize interrupt handlers...</w:t>
      </w:r>
    </w:p>
    <w:p w14:paraId="58C31508">
      <w:r>
        <w:rPr>
          <w:rFonts w:hint="eastAsia"/>
        </w:rPr>
        <w:t>[  0.157472 0 axruntime:186] Primary CPU 0 init OK.</w:t>
      </w:r>
    </w:p>
    <w:p w14:paraId="4B895026">
      <w:r>
        <w:rPr>
          <w:rFonts w:hint="eastAsia"/>
        </w:rPr>
        <w:t>[  0.159027 0:2 axvisor:17] Starting virtualization...</w:t>
      </w:r>
    </w:p>
    <w:p w14:paraId="4C267FEB">
      <w:r>
        <w:rPr>
          <w:rFonts w:hint="eastAsia"/>
        </w:rPr>
        <w:t>[  0.160968 0:2 axvisor:19] Hardware support: true</w:t>
      </w:r>
    </w:p>
    <w:p w14:paraId="623DEEB8">
      <w:r>
        <w:rPr>
          <w:rFonts w:hint="eastAsia"/>
        </w:rPr>
        <w:t>[  0.168619 0:4 axvisor::vmm::timer:103] Initing HV Timer...</w:t>
      </w:r>
    </w:p>
    <w:p w14:paraId="6D445210">
      <w:r>
        <w:rPr>
          <w:rFonts w:hint="eastAsia"/>
        </w:rPr>
        <w:t>[  0.170399 0:4 axvisor::hal:117] Hardware virtualization support enabled on core 0</w:t>
      </w:r>
    </w:p>
    <w:p w14:paraId="602D4B87">
      <w:r>
        <w:rPr>
          <w:rFonts w:hint="eastAsia"/>
        </w:rPr>
        <w:t>[  0.295531 0:2 axvisor::vmm::config:33] Creating VM [1] "arceos"</w:t>
      </w:r>
    </w:p>
    <w:p w14:paraId="77AFA644">
      <w:r>
        <w:rPr>
          <w:rFonts w:hint="eastAsia"/>
        </w:rPr>
        <w:t>[  0.301423 0:2 axvm::vm:113] Setting up memory region: [0x40000000~0x41000000] READ | WRITE | EXECUTE</w:t>
      </w:r>
    </w:p>
    <w:p w14:paraId="3BD13F56">
      <w:r>
        <w:rPr>
          <w:rFonts w:hint="eastAsia"/>
        </w:rPr>
        <w:t>[  0.334424 0:2 axvm::vm:156] Setting up passthrough device memory region: [0x8000000~0x8050000] -&gt; [0x8000000~0x8050000]</w:t>
      </w:r>
    </w:p>
    <w:p w14:paraId="76424365">
      <w:r>
        <w:rPr>
          <w:rFonts w:hint="eastAsia"/>
        </w:rPr>
        <w:t>[  0.339431 0:2 axvm::vm:156] Setting up passthrough device memory region: [0x9000000~0x9001000] -&gt; [0x9000000~0x9001000]</w:t>
      </w:r>
    </w:p>
    <w:p w14:paraId="5A8E42F6">
      <w:r>
        <w:rPr>
          <w:rFonts w:hint="eastAsia"/>
        </w:rPr>
        <w:t>[  0.341925 0:2 axvm::vm:156] Setting up passthrough device memory region: [0x9010000~0x9011000] -&gt; [0x9010000~0x9011000]</w:t>
      </w:r>
    </w:p>
    <w:p w14:paraId="46A7CB27">
      <w:r>
        <w:rPr>
          <w:rFonts w:hint="eastAsia"/>
        </w:rPr>
        <w:t>[  0.343758 0:2 axvm::vm:156] Setting up passthrough device memory region: [0x9030000~0x9031000] -&gt; [0x9030000~0x9031000]</w:t>
      </w:r>
    </w:p>
    <w:p w14:paraId="0771BB0D">
      <w:r>
        <w:rPr>
          <w:rFonts w:hint="eastAsia"/>
        </w:rPr>
        <w:t>[  0.345559 0:2 axvm::vm:156] Setting up passthrough device memory region: [0xa000000~0xa004000] -&gt; [0xa000000~0xa004000]</w:t>
      </w:r>
    </w:p>
    <w:p w14:paraId="05B04E89">
      <w:r>
        <w:rPr>
          <w:rFonts w:hint="eastAsia"/>
        </w:rPr>
        <w:t>[  0.348819 0:2 axvm::vm:191] VM created: id=1</w:t>
      </w:r>
    </w:p>
    <w:p w14:paraId="14E16165">
      <w:r>
        <w:rPr>
          <w:rFonts w:hint="eastAsia"/>
        </w:rPr>
        <w:t>[  0.350749 0:2 axvm::vm:206] VM setup: id=1</w:t>
      </w:r>
    </w:p>
    <w:p w14:paraId="3B1B83B2">
      <w:r>
        <w:rPr>
          <w:rFonts w:hint="eastAsia"/>
        </w:rPr>
        <w:t>[  0.352526 0:2 axvisor::vmm::config:40] VM[1] created success, loading images...</w:t>
      </w:r>
    </w:p>
    <w:p w14:paraId="5225F0D6">
      <w:r>
        <w:rPr>
          <w:rFonts w:hint="eastAsia"/>
        </w:rPr>
        <w:t>[  0.355270 0:2 axvisor::vmm::images:24] Loading VM[1] images from memory</w:t>
      </w:r>
    </w:p>
    <w:p w14:paraId="14A07E7B">
      <w:r>
        <w:rPr>
          <w:rFonts w:hint="eastAsia"/>
        </w:rPr>
        <w:t>[  0.363583 0:2 axvisor::vmm:29] Setting up vcpus...</w:t>
      </w:r>
    </w:p>
    <w:p w14:paraId="50068178">
      <w:r>
        <w:rPr>
          <w:rFonts w:hint="eastAsia"/>
        </w:rPr>
        <w:t>[  0.368014 0:2 axvisor::vmm::vcpus:176] Initializing VM[1]'s 1 vcpus</w:t>
      </w:r>
    </w:p>
    <w:p w14:paraId="0F6E06BC">
      <w:r>
        <w:rPr>
          <w:rFonts w:hint="eastAsia"/>
        </w:rPr>
        <w:t>[  0.370802 0:2 axvisor::vmm::vcpus:207] Spawning task for VM[1] Vcpu[0]</w:t>
      </w:r>
    </w:p>
    <w:p w14:paraId="03FC57A3">
      <w:r>
        <w:rPr>
          <w:rFonts w:hint="eastAsia"/>
        </w:rPr>
        <w:t>[  0.374805 0:2 axvisor::vmm::vcpus:219] Vcpu task Task(5, "VM[1]-VCpu[0]") created cpumask: [0, ]</w:t>
      </w:r>
    </w:p>
    <w:p w14:paraId="19FA7226">
      <w:r>
        <w:rPr>
          <w:rFonts w:hint="eastAsia"/>
        </w:rPr>
        <w:t>[  0.378878 0:2 axvisor::vmm:36] VMM starting, booting VMs...</w:t>
      </w:r>
    </w:p>
    <w:p w14:paraId="4A7D9C0D">
      <w:r>
        <w:rPr>
          <w:rFonts w:hint="eastAsia"/>
        </w:rPr>
        <w:t>[  0.380775 0:2 axvm::vm:273] Booting VM[1]</w:t>
      </w:r>
    </w:p>
    <w:p w14:paraId="394A8BA7">
      <w:r>
        <w:rPr>
          <w:rFonts w:hint="eastAsia"/>
        </w:rPr>
        <w:t>[  0.382631 0:2 axvisor::vmm:42] VM[1] boot success</w:t>
      </w:r>
    </w:p>
    <w:p w14:paraId="32AFD46A">
      <w:r>
        <w:rPr>
          <w:rFonts w:hint="eastAsia"/>
        </w:rPr>
        <w:t>[  0.387436 0:5 axvisor::vmm::vcpus:240] VM[1] Vcpu[0] waiting for running</w:t>
      </w:r>
    </w:p>
    <w:p w14:paraId="4B68D842">
      <w:r>
        <w:rPr>
          <w:rFonts w:hint="eastAsia"/>
        </w:rPr>
        <w:t>[  0.390048 0:5 axvisor::vmm::vcpus:243] VM[1] Vcpu[0] running...</w:t>
      </w:r>
    </w:p>
    <w:p w14:paraId="750ABC4F"/>
    <w:p w14:paraId="3D808AFA">
      <w:r>
        <w:rPr>
          <w:rFonts w:hint="eastAsia"/>
        </w:rPr>
        <w:t xml:space="preserve">       d8888                            .d88888b.   .d8888b.</w:t>
      </w:r>
    </w:p>
    <w:p w14:paraId="17CF0A7D">
      <w:r>
        <w:rPr>
          <w:rFonts w:hint="eastAsia"/>
        </w:rPr>
        <w:t xml:space="preserve">      d88888                           d88P" "Y88b d88P  Y88b</w:t>
      </w:r>
    </w:p>
    <w:p w14:paraId="3F23C2CD">
      <w:r>
        <w:rPr>
          <w:rFonts w:hint="eastAsia"/>
        </w:rPr>
        <w:t xml:space="preserve">     d88P888                           888     888 Y88b.</w:t>
      </w:r>
    </w:p>
    <w:p w14:paraId="53BB35B6">
      <w:r>
        <w:rPr>
          <w:rFonts w:hint="eastAsia"/>
        </w:rPr>
        <w:t xml:space="preserve">    d88P 888 888d888  .d8888b  .d88b.  888     888  "Y888b.</w:t>
      </w:r>
    </w:p>
    <w:p w14:paraId="12DFC8F6">
      <w:r>
        <w:rPr>
          <w:rFonts w:hint="eastAsia"/>
        </w:rPr>
        <w:t xml:space="preserve">   d88P  888 888P"   d88P"    d8P  Y8b 888     888     "Y88b.</w:t>
      </w:r>
    </w:p>
    <w:p w14:paraId="002D3941">
      <w:r>
        <w:rPr>
          <w:rFonts w:hint="eastAsia"/>
        </w:rPr>
        <w:t xml:space="preserve">  d88P   888 888     888      88888888 888     888       "888</w:t>
      </w:r>
    </w:p>
    <w:p w14:paraId="02A0B8CA">
      <w:r>
        <w:rPr>
          <w:rFonts w:hint="eastAsia"/>
        </w:rPr>
        <w:t xml:space="preserve"> d8888888888 888     Y88b.    Y8b.     Y88b. .d88P Y88b  d88P</w:t>
      </w:r>
    </w:p>
    <w:p w14:paraId="0DA8D771">
      <w:r>
        <w:rPr>
          <w:rFonts w:hint="eastAsia"/>
        </w:rPr>
        <w:t>d88P     888 888      "Y8888P  "Y8888   "Y88888P"   "Y8888P"</w:t>
      </w:r>
    </w:p>
    <w:p w14:paraId="4D30F114"/>
    <w:p w14:paraId="64470EB5">
      <w:r>
        <w:rPr>
          <w:rFonts w:hint="eastAsia"/>
        </w:rPr>
        <w:t>arch = aarch64</w:t>
      </w:r>
    </w:p>
    <w:p w14:paraId="429A5F86">
      <w:r>
        <w:rPr>
          <w:rFonts w:hint="eastAsia"/>
        </w:rPr>
        <w:t>platform = aarch64-qemu-virt</w:t>
      </w:r>
    </w:p>
    <w:p w14:paraId="52280597">
      <w:r>
        <w:rPr>
          <w:rFonts w:hint="eastAsia"/>
        </w:rPr>
        <w:t>target = aarch64-unknown-none-softfloat</w:t>
      </w:r>
    </w:p>
    <w:p w14:paraId="5E68E9E7">
      <w:r>
        <w:rPr>
          <w:rFonts w:hint="eastAsia"/>
        </w:rPr>
        <w:t>build_mode = release</w:t>
      </w:r>
    </w:p>
    <w:p w14:paraId="5D887520">
      <w:r>
        <w:rPr>
          <w:rFonts w:hint="eastAsia"/>
        </w:rPr>
        <w:t>log_level = warn</w:t>
      </w:r>
    </w:p>
    <w:p w14:paraId="1B08289C">
      <w:r>
        <w:rPr>
          <w:rFonts w:hint="eastAsia"/>
        </w:rPr>
        <w:t>smp = 1</w:t>
      </w:r>
    </w:p>
    <w:p w14:paraId="57054DDB"/>
    <w:p w14:paraId="1429F6C3">
      <w:r>
        <w:rPr>
          <w:rFonts w:hint="eastAsia"/>
        </w:rPr>
        <w:t>Hello, world!</w:t>
      </w:r>
    </w:p>
    <w:p w14:paraId="07C50C5D">
      <w:r>
        <w:rPr>
          <w:rFonts w:hint="eastAsia"/>
        </w:rPr>
        <w:t>[  0.416823 0:5 axvisor::vmm::vcpus:288] VM[1] run VCpu[0] SystemDown</w:t>
      </w:r>
    </w:p>
    <w:p w14:paraId="0E134F5D">
      <w:r>
        <w:rPr>
          <w:rFonts w:hint="eastAsia"/>
        </w:rPr>
        <w:t>[  0.419035 0:5 axhal::platform::aarch64_common::psci:98] Shutting down...</w:t>
      </w:r>
    </w:p>
    <w:p w14:paraId="33FAADCB"/>
    <w:p w14:paraId="7D49C7B0">
      <w:pPr>
        <w:pStyle w:val="2"/>
      </w:pPr>
      <w:r>
        <w:rPr>
          <w:rFonts w:hint="eastAsia"/>
          <w:b/>
          <w:bCs/>
        </w:rPr>
        <w:t>AxVisor主机启动阶段</w:t>
      </w:r>
      <w:r>
        <w:rPr>
          <w:rFonts w:hint="eastAsia"/>
        </w:rPr>
        <w:t>：显示ArceOS的启动logo、架构信息、内存区域初始化、设备初始化等</w:t>
      </w:r>
    </w:p>
    <w:p w14:paraId="32C3392C">
      <w:pPr>
        <w:pStyle w:val="2"/>
      </w:pPr>
      <w:r>
        <w:rPr>
          <w:rFonts w:hint="eastAsia"/>
          <w:b/>
          <w:bCs/>
        </w:rPr>
        <w:t>虚拟机创建阶段</w:t>
      </w:r>
      <w:r>
        <w:rPr>
          <w:rFonts w:hint="eastAsia"/>
        </w:rPr>
        <w:t>：创建VM[1] "arceos"、设置内存区域、配置直通设备、加载镜像</w:t>
      </w:r>
    </w:p>
    <w:p w14:paraId="23A00C9F">
      <w:pPr>
        <w:pStyle w:val="2"/>
      </w:pPr>
      <w:r>
        <w:rPr>
          <w:rFonts w:hint="eastAsia"/>
          <w:b/>
          <w:bCs/>
        </w:rPr>
        <w:t>虚拟CPU初始化</w:t>
      </w:r>
      <w:r>
        <w:rPr>
          <w:rFonts w:hint="eastAsia"/>
        </w:rPr>
        <w:t>：设置vCPU、创建任务线程</w:t>
      </w:r>
    </w:p>
    <w:p w14:paraId="58A7B115">
      <w:pPr>
        <w:pStyle w:val="2"/>
      </w:pPr>
      <w:r>
        <w:rPr>
          <w:rFonts w:hint="eastAsia"/>
          <w:b/>
          <w:bCs/>
        </w:rPr>
        <w:t>客户机启动阶段</w:t>
      </w:r>
      <w:r>
        <w:rPr>
          <w:rFonts w:hint="eastAsia"/>
        </w:rPr>
        <w:t>：客户机(ArceOS)成功启动，显示自己的logo和"Hello, world!"输出</w:t>
      </w:r>
    </w:p>
    <w:p w14:paraId="5601D75D">
      <w:pPr>
        <w:pStyle w:val="2"/>
      </w:pPr>
      <w:r>
        <w:rPr>
          <w:rFonts w:hint="eastAsia"/>
          <w:b/>
          <w:bCs/>
        </w:rPr>
        <w:t>正常关机</w:t>
      </w:r>
      <w:r>
        <w:rPr>
          <w:rFonts w:hint="eastAsia"/>
        </w:rPr>
        <w:t>：虚拟机执行完毕后正常关机</w:t>
      </w:r>
    </w:p>
    <w:p w14:paraId="38EDF6B2">
      <w:pPr>
        <w:pStyle w:val="6"/>
      </w:pPr>
      <w:r>
        <w:rPr>
          <w:rFonts w:hint="eastAsia"/>
        </w:rPr>
        <w:t>出错和恢复</w:t>
      </w:r>
    </w:p>
    <w:p w14:paraId="60B1EDB4">
      <w:pPr>
        <w:pStyle w:val="7"/>
      </w:pPr>
      <w:r>
        <w:rPr>
          <w:rFonts w:hint="eastAsia"/>
        </w:rPr>
        <w:t>VCpu执行错误</w:t>
      </w:r>
    </w:p>
    <w:p w14:paraId="5B086C74">
      <w:pPr>
        <w:rPr>
          <w:rFonts w:ascii="宋体" w:hAnsi="宋体" w:eastAsia="宋体" w:cs="宋体"/>
          <w:sz w:val="24"/>
          <w:szCs w:val="24"/>
        </w:rPr>
      </w:pPr>
      <w:r>
        <w:rPr>
          <w:rFonts w:hint="eastAsia" w:ascii="宋体" w:hAnsi="宋体" w:eastAsia="宋体" w:cs="宋体"/>
          <w:b/>
          <w:bCs/>
          <w:sz w:val="24"/>
          <w:szCs w:val="24"/>
        </w:rPr>
        <w:t>错误消息：</w:t>
      </w:r>
    </w:p>
    <w:p w14:paraId="154D0002">
      <w:pPr>
        <w:numPr>
          <w:ilvl w:val="0"/>
          <w:numId w:val="16"/>
        </w:numPr>
        <w:rPr>
          <w:rFonts w:ascii="宋体" w:hAnsi="宋体" w:eastAsia="宋体" w:cs="宋体"/>
          <w:b/>
          <w:bCs/>
        </w:rPr>
      </w:pPr>
      <w:r>
        <w:rPr>
          <w:rFonts w:hint="eastAsia" w:ascii="宋体" w:hAnsi="宋体" w:eastAsia="宋体" w:cs="宋体"/>
          <w:b/>
          <w:bCs/>
        </w:rPr>
        <w:t xml:space="preserve">"vcpu_on: set_entry failed" </w:t>
      </w:r>
    </w:p>
    <w:p w14:paraId="5F6F89E7">
      <w:pPr>
        <w:numPr>
          <w:ilvl w:val="0"/>
          <w:numId w:val="16"/>
        </w:numPr>
        <w:rPr>
          <w:rFonts w:ascii="宋体" w:hAnsi="宋体" w:eastAsia="宋体" w:cs="宋体"/>
          <w:b/>
          <w:bCs/>
        </w:rPr>
      </w:pPr>
      <w:r>
        <w:rPr>
          <w:rFonts w:hint="eastAsia" w:ascii="宋体" w:hAnsi="宋体" w:eastAsia="宋体" w:cs="宋体"/>
          <w:b/>
          <w:bCs/>
        </w:rPr>
        <w:t xml:space="preserve">"VM shutdown failed" </w:t>
      </w:r>
    </w:p>
    <w:p w14:paraId="65B9FD5D">
      <w:pPr>
        <w:pStyle w:val="2"/>
        <w:numPr>
          <w:ilvl w:val="0"/>
          <w:numId w:val="16"/>
        </w:numPr>
        <w:rPr>
          <w:rFonts w:ascii="宋体" w:hAnsi="宋体" w:eastAsia="宋体" w:cs="宋体"/>
          <w:b/>
          <w:bCs/>
        </w:rPr>
      </w:pPr>
      <w:r>
        <w:rPr>
          <w:rFonts w:hint="eastAsia" w:ascii="宋体" w:hAnsi="宋体" w:eastAsia="宋体" w:cs="宋体"/>
          <w:b/>
          <w:bCs/>
        </w:rPr>
        <w:t xml:space="preserve">"VM[{}] run VCpu[{}] get error {:?}" </w:t>
      </w:r>
    </w:p>
    <w:p w14:paraId="614FB82E">
      <w:pPr>
        <w:numPr>
          <w:ilvl w:val="0"/>
          <w:numId w:val="16"/>
        </w:numPr>
        <w:rPr>
          <w:rFonts w:ascii="宋体" w:hAnsi="宋体" w:eastAsia="宋体" w:cs="宋体"/>
          <w:b/>
          <w:bCs/>
        </w:rPr>
      </w:pPr>
      <w:r>
        <w:rPr>
          <w:rFonts w:hint="eastAsia" w:ascii="宋体" w:hAnsi="宋体" w:eastAsia="宋体" w:cs="宋体"/>
          <w:b/>
          <w:bCs/>
        </w:rPr>
        <w:t>"VM[{}] VCpu[{}] run failed with exit code {}"</w:t>
      </w:r>
    </w:p>
    <w:p w14:paraId="511C619D">
      <w:pPr>
        <w:pStyle w:val="2"/>
      </w:pPr>
    </w:p>
    <w:p w14:paraId="507F9E19">
      <w:pPr>
        <w:rPr>
          <w:rFonts w:ascii="宋体" w:hAnsi="宋体" w:eastAsia="宋体" w:cs="宋体"/>
          <w:b/>
          <w:bCs/>
          <w:sz w:val="24"/>
          <w:szCs w:val="24"/>
        </w:rPr>
      </w:pPr>
      <w:r>
        <w:rPr>
          <w:rFonts w:hint="eastAsia" w:ascii="宋体" w:hAnsi="宋体" w:eastAsia="宋体" w:cs="宋体"/>
          <w:b/>
          <w:bCs/>
          <w:sz w:val="24"/>
          <w:szCs w:val="24"/>
        </w:rPr>
        <w:t>含义：</w:t>
      </w:r>
    </w:p>
    <w:p w14:paraId="0EDB8662">
      <w:pPr>
        <w:widowControl/>
        <w:numPr>
          <w:ilvl w:val="0"/>
          <w:numId w:val="16"/>
        </w:numPr>
        <w:spacing w:before="74" w:after="74"/>
        <w:rPr>
          <w:rFonts w:ascii="宋体" w:hAnsi="宋体" w:eastAsia="宋体" w:cs="宋体"/>
          <w:szCs w:val="21"/>
        </w:rPr>
      </w:pPr>
      <w:r>
        <w:rPr>
          <w:rFonts w:hint="eastAsia" w:ascii="宋体" w:hAnsi="宋体" w:eastAsia="宋体" w:cs="宋体"/>
          <w:color w:val="333333"/>
          <w:szCs w:val="21"/>
          <w:shd w:val="clear" w:color="auto" w:fill="F8F8F8"/>
        </w:rPr>
        <w:t>当虚拟机管理程序无法设置虚拟 CPU 的初始执行地址时，会发生 VCpu 入口点设置失败</w:t>
      </w:r>
    </w:p>
    <w:p w14:paraId="655D04EE">
      <w:pPr>
        <w:widowControl/>
        <w:numPr>
          <w:ilvl w:val="0"/>
          <w:numId w:val="16"/>
        </w:numPr>
        <w:spacing w:before="74" w:after="74"/>
        <w:rPr>
          <w:rFonts w:ascii="宋体" w:hAnsi="宋体" w:eastAsia="宋体" w:cs="宋体"/>
          <w:szCs w:val="21"/>
        </w:rPr>
      </w:pPr>
      <w:r>
        <w:rPr>
          <w:rFonts w:hint="eastAsia" w:ascii="宋体" w:hAnsi="宋体" w:eastAsia="宋体" w:cs="宋体"/>
          <w:color w:val="333333"/>
          <w:szCs w:val="21"/>
          <w:shd w:val="clear" w:color="auto" w:fill="F8F8F8"/>
        </w:rPr>
        <w:t>当系统无法正确终止虚拟机时，就会发生虚拟机关闭失败</w:t>
      </w:r>
    </w:p>
    <w:p w14:paraId="44FE1E17">
      <w:pPr>
        <w:widowControl/>
        <w:numPr>
          <w:ilvl w:val="0"/>
          <w:numId w:val="16"/>
        </w:numPr>
        <w:spacing w:before="74" w:after="74"/>
        <w:rPr>
          <w:rFonts w:ascii="宋体" w:hAnsi="宋体" w:eastAsia="宋体" w:cs="宋体"/>
          <w:szCs w:val="21"/>
        </w:rPr>
      </w:pPr>
      <w:r>
        <w:rPr>
          <w:rFonts w:hint="eastAsia" w:ascii="宋体" w:hAnsi="宋体" w:eastAsia="宋体" w:cs="宋体"/>
          <w:color w:val="333333"/>
          <w:szCs w:val="21"/>
          <w:shd w:val="clear" w:color="auto" w:fill="F8F8F8"/>
        </w:rPr>
        <w:t>VCpu 执行错误表示虚拟 CPU 运行时执行过程中出现问题</w:t>
      </w:r>
    </w:p>
    <w:p w14:paraId="412737B9">
      <w:pPr>
        <w:widowControl/>
        <w:numPr>
          <w:ilvl w:val="0"/>
          <w:numId w:val="16"/>
        </w:numPr>
        <w:spacing w:before="74" w:after="74"/>
      </w:pPr>
      <w:r>
        <w:rPr>
          <w:rFonts w:hint="eastAsia" w:ascii="宋体" w:hAnsi="宋体" w:eastAsia="宋体" w:cs="宋体"/>
          <w:color w:val="333333"/>
          <w:szCs w:val="21"/>
          <w:shd w:val="clear" w:color="auto" w:fill="F8F8F8"/>
        </w:rPr>
        <w:t>硬件输入失败表明底层虚拟化硬件支持存在问题</w:t>
      </w:r>
    </w:p>
    <w:p w14:paraId="0BCD6FD4">
      <w:pPr>
        <w:pStyle w:val="2"/>
        <w:rPr>
          <w:rFonts w:ascii="宋体" w:hAnsi="宋体" w:eastAsia="宋体" w:cs="宋体"/>
        </w:rPr>
      </w:pPr>
    </w:p>
    <w:p w14:paraId="3F89E821">
      <w:pPr>
        <w:rPr>
          <w:rFonts w:ascii="宋体" w:hAnsi="宋体" w:eastAsia="宋体" w:cs="宋体"/>
          <w:b/>
          <w:bCs/>
          <w:sz w:val="24"/>
          <w:szCs w:val="24"/>
        </w:rPr>
      </w:pPr>
      <w:r>
        <w:rPr>
          <w:rFonts w:hint="eastAsia" w:ascii="宋体" w:hAnsi="宋体" w:eastAsia="宋体" w:cs="宋体"/>
          <w:b/>
          <w:bCs/>
          <w:sz w:val="24"/>
          <w:szCs w:val="24"/>
        </w:rPr>
        <w:t>故障排除：</w:t>
      </w:r>
    </w:p>
    <w:p w14:paraId="578FA6C8">
      <w:pPr>
        <w:numPr>
          <w:ilvl w:val="0"/>
          <w:numId w:val="16"/>
        </w:numPr>
        <w:rPr>
          <w:rFonts w:ascii="宋体" w:hAnsi="宋体" w:eastAsia="宋体" w:cs="宋体"/>
        </w:rPr>
      </w:pPr>
      <w:r>
        <w:rPr>
          <w:rFonts w:hint="eastAsia" w:ascii="宋体" w:hAnsi="宋体" w:eastAsia="宋体" w:cs="宋体"/>
        </w:rPr>
        <w:t>验证入口点地址是否有效且在虚拟机的内存空间内</w:t>
      </w:r>
    </w:p>
    <w:p w14:paraId="2D101767">
      <w:pPr>
        <w:numPr>
          <w:ilvl w:val="0"/>
          <w:numId w:val="16"/>
        </w:numPr>
        <w:rPr>
          <w:rFonts w:ascii="宋体" w:hAnsi="宋体" w:eastAsia="宋体" w:cs="宋体"/>
        </w:rPr>
      </w:pPr>
      <w:r>
        <w:rPr>
          <w:rFonts w:hint="eastAsia" w:ascii="宋体" w:hAnsi="宋体" w:eastAsia="宋体" w:cs="宋体"/>
        </w:rPr>
        <w:t>检查硬件虚拟化是否已正确启用并支持</w:t>
      </w:r>
    </w:p>
    <w:p w14:paraId="62FC0986">
      <w:pPr>
        <w:numPr>
          <w:ilvl w:val="0"/>
          <w:numId w:val="16"/>
        </w:numPr>
        <w:rPr>
          <w:rFonts w:ascii="宋体" w:hAnsi="宋体" w:eastAsia="宋体" w:cs="宋体"/>
        </w:rPr>
      </w:pPr>
      <w:r>
        <w:rPr>
          <w:rFonts w:hint="eastAsia" w:ascii="宋体" w:hAnsi="宋体" w:eastAsia="宋体" w:cs="宋体"/>
        </w:rPr>
        <w:t>确保 VM 配置指定正确的内存区域和 CPU 设置</w:t>
      </w:r>
    </w:p>
    <w:p w14:paraId="1B816AF9">
      <w:pPr>
        <w:pStyle w:val="7"/>
      </w:pPr>
      <w:r>
        <w:rPr>
          <w:rFonts w:hint="eastAsia"/>
        </w:rPr>
        <w:t>镜像加载错误</w:t>
      </w:r>
    </w:p>
    <w:p w14:paraId="33397A15">
      <w:pPr>
        <w:rPr>
          <w:rFonts w:ascii="宋体" w:hAnsi="宋体" w:eastAsia="宋体" w:cs="宋体"/>
          <w:sz w:val="24"/>
          <w:szCs w:val="24"/>
        </w:rPr>
      </w:pPr>
      <w:r>
        <w:rPr>
          <w:rFonts w:hint="eastAsia" w:ascii="宋体" w:hAnsi="宋体" w:eastAsia="宋体" w:cs="宋体"/>
          <w:b/>
          <w:bCs/>
          <w:sz w:val="24"/>
          <w:szCs w:val="24"/>
        </w:rPr>
        <w:t>错误消息：</w:t>
      </w:r>
    </w:p>
    <w:p w14:paraId="17B08244">
      <w:pPr>
        <w:numPr>
          <w:ilvl w:val="0"/>
          <w:numId w:val="17"/>
        </w:numPr>
        <w:rPr>
          <w:rFonts w:ascii="宋体" w:hAnsi="宋体" w:eastAsia="宋体" w:cs="宋体"/>
        </w:rPr>
      </w:pPr>
      <w:r>
        <w:rPr>
          <w:rFonts w:hint="eastAsia" w:ascii="宋体" w:hAnsi="宋体" w:eastAsia="宋体" w:cs="宋体"/>
        </w:rPr>
        <w:t>"Failed to load VM images"</w:t>
      </w:r>
    </w:p>
    <w:p w14:paraId="10064E6F">
      <w:pPr>
        <w:numPr>
          <w:ilvl w:val="0"/>
          <w:numId w:val="17"/>
        </w:numPr>
        <w:rPr>
          <w:rFonts w:ascii="宋体" w:hAnsi="宋体" w:eastAsia="宋体" w:cs="宋体"/>
        </w:rPr>
      </w:pPr>
      <w:r>
        <w:rPr>
          <w:rFonts w:hint="eastAsia" w:ascii="宋体" w:hAnsi="宋体" w:eastAsia="宋体" w:cs="宋体"/>
        </w:rPr>
        <w:t xml:space="preserve">"Failed to load DTB images" </w:t>
      </w:r>
    </w:p>
    <w:p w14:paraId="1FD9B2D4">
      <w:pPr>
        <w:numPr>
          <w:ilvl w:val="0"/>
          <w:numId w:val="17"/>
        </w:numPr>
        <w:rPr>
          <w:rFonts w:ascii="宋体" w:hAnsi="宋体" w:eastAsia="宋体" w:cs="宋体"/>
        </w:rPr>
      </w:pPr>
      <w:r>
        <w:rPr>
          <w:rFonts w:hint="eastAsia" w:ascii="宋体" w:hAnsi="宋体" w:eastAsia="宋体" w:cs="宋体"/>
        </w:rPr>
        <w:t>"Failed to load BIOS images"</w:t>
      </w:r>
    </w:p>
    <w:p w14:paraId="0589D16D">
      <w:pPr>
        <w:numPr>
          <w:ilvl w:val="0"/>
          <w:numId w:val="17"/>
        </w:numPr>
        <w:rPr>
          <w:rFonts w:ascii="宋体" w:hAnsi="宋体" w:eastAsia="宋体" w:cs="宋体"/>
        </w:rPr>
      </w:pPr>
      <w:r>
        <w:rPr>
          <w:rFonts w:hint="eastAsia" w:ascii="宋体" w:hAnsi="宋体" w:eastAsia="宋体" w:cs="宋体"/>
        </w:rPr>
        <w:t xml:space="preserve">"BIOS load addr is missed" </w:t>
      </w:r>
    </w:p>
    <w:p w14:paraId="51E4CA39">
      <w:pPr>
        <w:numPr>
          <w:ilvl w:val="0"/>
          <w:numId w:val="17"/>
        </w:numPr>
        <w:rPr>
          <w:rFonts w:ascii="宋体" w:hAnsi="宋体" w:eastAsia="宋体" w:cs="宋体"/>
        </w:rPr>
      </w:pPr>
      <w:r>
        <w:rPr>
          <w:rFonts w:hint="eastAsia" w:ascii="宋体" w:hAnsi="宋体" w:eastAsia="宋体" w:cs="宋体"/>
        </w:rPr>
        <w:t>"Ramdisk load addr is missed"</w:t>
      </w:r>
    </w:p>
    <w:p w14:paraId="3E55DF88">
      <w:pPr>
        <w:numPr>
          <w:ilvl w:val="0"/>
          <w:numId w:val="17"/>
        </w:numPr>
        <w:rPr>
          <w:rFonts w:ascii="宋体" w:hAnsi="宋体" w:eastAsia="宋体" w:cs="宋体"/>
        </w:rPr>
      </w:pPr>
      <w:r>
        <w:rPr>
          <w:rFonts w:hint="eastAsia" w:ascii="宋体" w:hAnsi="宋体" w:eastAsia="宋体" w:cs="宋体"/>
        </w:rPr>
        <w:t xml:space="preserve">"DTB load addr is missed" </w:t>
      </w:r>
    </w:p>
    <w:p w14:paraId="3730A67C">
      <w:pPr>
        <w:numPr>
          <w:ilvl w:val="0"/>
          <w:numId w:val="17"/>
        </w:numPr>
        <w:rPr>
          <w:rFonts w:ascii="宋体" w:hAnsi="宋体" w:eastAsia="宋体" w:cs="宋体"/>
        </w:rPr>
      </w:pPr>
      <w:r>
        <w:rPr>
          <w:rFonts w:hint="eastAsia" w:ascii="宋体" w:hAnsi="宋体" w:eastAsia="宋体" w:cs="宋体"/>
        </w:rPr>
        <w:t xml:space="preserve">"Failed in reading from file {}, err {:?}" </w:t>
      </w:r>
    </w:p>
    <w:p w14:paraId="58907657">
      <w:pPr>
        <w:numPr>
          <w:ilvl w:val="0"/>
          <w:numId w:val="17"/>
        </w:numPr>
        <w:rPr>
          <w:rFonts w:ascii="宋体" w:hAnsi="宋体" w:eastAsia="宋体" w:cs="宋体"/>
        </w:rPr>
      </w:pPr>
      <w:r>
        <w:rPr>
          <w:rFonts w:hint="eastAsia" w:ascii="宋体" w:hAnsi="宋体" w:eastAsia="宋体" w:cs="宋体"/>
        </w:rPr>
        <w:t>"Failed to open {}, err {:?}, please check your disk.img"</w:t>
      </w:r>
    </w:p>
    <w:p w14:paraId="524FA3FB">
      <w:pPr>
        <w:pStyle w:val="2"/>
        <w:rPr>
          <w:rFonts w:ascii="宋体" w:hAnsi="宋体" w:eastAsia="宋体" w:cs="宋体"/>
          <w:b/>
          <w:bCs/>
          <w:sz w:val="24"/>
          <w:szCs w:val="24"/>
        </w:rPr>
      </w:pPr>
    </w:p>
    <w:p w14:paraId="74C82865">
      <w:pPr>
        <w:pStyle w:val="2"/>
        <w:rPr>
          <w:rFonts w:ascii="宋体" w:hAnsi="宋体" w:eastAsia="宋体" w:cs="宋体"/>
          <w:b/>
          <w:bCs/>
          <w:sz w:val="24"/>
          <w:szCs w:val="24"/>
        </w:rPr>
      </w:pPr>
      <w:r>
        <w:rPr>
          <w:rFonts w:hint="eastAsia" w:ascii="宋体" w:hAnsi="宋体" w:eastAsia="宋体" w:cs="宋体"/>
          <w:b/>
          <w:bCs/>
          <w:sz w:val="24"/>
          <w:szCs w:val="24"/>
        </w:rPr>
        <w:t>含义：</w:t>
      </w:r>
    </w:p>
    <w:p w14:paraId="702AE96C">
      <w:pPr>
        <w:pStyle w:val="2"/>
        <w:numPr>
          <w:ilvl w:val="0"/>
          <w:numId w:val="17"/>
        </w:numPr>
        <w:rPr>
          <w:rFonts w:ascii="宋体" w:hAnsi="宋体" w:eastAsia="宋体" w:cs="宋体"/>
          <w:szCs w:val="21"/>
        </w:rPr>
      </w:pPr>
      <w:r>
        <w:rPr>
          <w:rFonts w:hint="eastAsia" w:ascii="宋体" w:hAnsi="宋体" w:eastAsia="宋体" w:cs="宋体"/>
          <w:szCs w:val="21"/>
        </w:rPr>
        <w:t>当系统无法将内核、DTB 或 BIOS 映像加载到虚拟机内存中时，就会发生映像加载失败</w:t>
      </w:r>
    </w:p>
    <w:p w14:paraId="09418706">
      <w:pPr>
        <w:pStyle w:val="2"/>
        <w:numPr>
          <w:ilvl w:val="0"/>
          <w:numId w:val="17"/>
        </w:numPr>
        <w:rPr>
          <w:rFonts w:ascii="宋体" w:hAnsi="宋体" w:eastAsia="宋体" w:cs="宋体"/>
          <w:szCs w:val="21"/>
        </w:rPr>
      </w:pPr>
      <w:r>
        <w:rPr>
          <w:rFonts w:hint="eastAsia" w:ascii="宋体" w:hAnsi="宋体" w:eastAsia="宋体" w:cs="宋体"/>
          <w:szCs w:val="21"/>
        </w:rPr>
        <w:t>缺少加载地址错误表示配置不完整，未指定所需的内存地址</w:t>
      </w:r>
    </w:p>
    <w:p w14:paraId="5199D8DE">
      <w:pPr>
        <w:pStyle w:val="2"/>
        <w:numPr>
          <w:ilvl w:val="0"/>
          <w:numId w:val="17"/>
        </w:numPr>
        <w:rPr>
          <w:rFonts w:ascii="宋体" w:hAnsi="宋体" w:eastAsia="宋体" w:cs="宋体"/>
          <w:szCs w:val="21"/>
        </w:rPr>
      </w:pPr>
      <w:r>
        <w:rPr>
          <w:rFonts w:hint="eastAsia" w:ascii="宋体" w:hAnsi="宋体" w:eastAsia="宋体" w:cs="宋体"/>
          <w:szCs w:val="21"/>
        </w:rPr>
        <w:t>文件访问错误表明文件系统或图像文件路径存在问题</w:t>
      </w:r>
    </w:p>
    <w:p w14:paraId="7E2B9A6A">
      <w:pPr>
        <w:pStyle w:val="2"/>
        <w:rPr>
          <w:rFonts w:ascii="宋体" w:hAnsi="宋体" w:eastAsia="宋体" w:cs="宋体"/>
          <w:szCs w:val="21"/>
        </w:rPr>
      </w:pPr>
    </w:p>
    <w:p w14:paraId="63F3576F">
      <w:pPr>
        <w:pStyle w:val="2"/>
        <w:rPr>
          <w:rFonts w:ascii="宋体" w:hAnsi="宋体" w:eastAsia="宋体" w:cs="宋体"/>
          <w:b/>
          <w:bCs/>
          <w:sz w:val="24"/>
          <w:szCs w:val="24"/>
        </w:rPr>
      </w:pPr>
      <w:r>
        <w:rPr>
          <w:rFonts w:hint="eastAsia" w:ascii="宋体" w:hAnsi="宋体" w:eastAsia="宋体" w:cs="宋体"/>
          <w:b/>
          <w:bCs/>
          <w:sz w:val="24"/>
          <w:szCs w:val="24"/>
        </w:rPr>
        <w:t>故障排除：</w:t>
      </w:r>
    </w:p>
    <w:p w14:paraId="7420B81F">
      <w:pPr>
        <w:pStyle w:val="2"/>
        <w:numPr>
          <w:ilvl w:val="0"/>
          <w:numId w:val="17"/>
        </w:numPr>
        <w:rPr>
          <w:rFonts w:ascii="宋体" w:hAnsi="宋体" w:eastAsia="宋体" w:cs="宋体"/>
          <w:szCs w:val="21"/>
        </w:rPr>
      </w:pPr>
      <w:r>
        <w:rPr>
          <w:rFonts w:ascii="宋体" w:hAnsi="宋体" w:eastAsia="宋体" w:cs="宋体"/>
          <w:szCs w:val="21"/>
        </w:rPr>
        <w:t>验证配置中的所有</w:t>
      </w:r>
      <w:r>
        <w:rPr>
          <w:rFonts w:hint="eastAsia" w:ascii="宋体" w:hAnsi="宋体" w:eastAsia="宋体" w:cs="宋体"/>
          <w:szCs w:val="21"/>
        </w:rPr>
        <w:t>镜像</w:t>
      </w:r>
      <w:r>
        <w:rPr>
          <w:rFonts w:ascii="宋体" w:hAnsi="宋体" w:eastAsia="宋体" w:cs="宋体"/>
          <w:szCs w:val="21"/>
        </w:rPr>
        <w:t>文件路径是否正确且可访问</w:t>
      </w:r>
    </w:p>
    <w:p w14:paraId="54757D17">
      <w:pPr>
        <w:pStyle w:val="2"/>
        <w:numPr>
          <w:ilvl w:val="0"/>
          <w:numId w:val="17"/>
        </w:numPr>
        <w:rPr>
          <w:rFonts w:ascii="宋体" w:hAnsi="宋体" w:eastAsia="宋体" w:cs="宋体"/>
          <w:szCs w:val="21"/>
        </w:rPr>
      </w:pPr>
      <w:r>
        <w:rPr>
          <w:rFonts w:ascii="宋体" w:hAnsi="宋体" w:eastAsia="宋体" w:cs="宋体"/>
          <w:szCs w:val="21"/>
        </w:rPr>
        <w:t>确保在虚拟机配置文件中正确指定加载地址</w:t>
      </w:r>
    </w:p>
    <w:p w14:paraId="10F971D6">
      <w:pPr>
        <w:pStyle w:val="2"/>
        <w:numPr>
          <w:ilvl w:val="0"/>
          <w:numId w:val="17"/>
        </w:numPr>
        <w:rPr>
          <w:rFonts w:ascii="宋体" w:hAnsi="宋体" w:eastAsia="宋体" w:cs="宋体"/>
          <w:szCs w:val="21"/>
        </w:rPr>
      </w:pPr>
      <w:r>
        <w:rPr>
          <w:rFonts w:ascii="宋体" w:hAnsi="宋体" w:eastAsia="宋体" w:cs="宋体"/>
          <w:szCs w:val="21"/>
        </w:rPr>
        <w:t>检查磁盘映像是否正确安装并包含所需的文件</w:t>
      </w:r>
    </w:p>
    <w:p w14:paraId="56494C4D">
      <w:pPr>
        <w:pStyle w:val="2"/>
        <w:numPr>
          <w:ilvl w:val="0"/>
          <w:numId w:val="17"/>
        </w:numPr>
        <w:rPr>
          <w:rFonts w:ascii="宋体" w:hAnsi="宋体" w:eastAsia="宋体" w:cs="宋体"/>
          <w:b/>
          <w:bCs/>
          <w:sz w:val="24"/>
          <w:szCs w:val="24"/>
        </w:rPr>
      </w:pPr>
      <w:r>
        <w:rPr>
          <w:rFonts w:ascii="宋体" w:hAnsi="宋体" w:eastAsia="宋体" w:cs="宋体"/>
          <w:szCs w:val="21"/>
        </w:rPr>
        <w:t>验证文件权限和文件系统完整性</w:t>
      </w:r>
    </w:p>
    <w:p w14:paraId="1E43B9E6">
      <w:pPr>
        <w:pStyle w:val="2"/>
        <w:rPr>
          <w:rFonts w:ascii="宋体" w:hAnsi="宋体" w:eastAsia="宋体" w:cs="宋体"/>
          <w:szCs w:val="21"/>
        </w:rPr>
      </w:pPr>
    </w:p>
    <w:p w14:paraId="467F2F95">
      <w:pPr>
        <w:pStyle w:val="7"/>
      </w:pPr>
      <w:r>
        <w:t>虚拟机配置错误</w:t>
      </w:r>
    </w:p>
    <w:p w14:paraId="65ACA0C3">
      <w:pPr>
        <w:rPr>
          <w:rFonts w:ascii="宋体" w:hAnsi="宋体" w:eastAsia="宋体" w:cs="宋体"/>
          <w:sz w:val="24"/>
          <w:szCs w:val="24"/>
        </w:rPr>
      </w:pPr>
      <w:r>
        <w:rPr>
          <w:rFonts w:hint="eastAsia" w:ascii="宋体" w:hAnsi="宋体" w:eastAsia="宋体" w:cs="宋体"/>
          <w:b/>
          <w:bCs/>
          <w:sz w:val="24"/>
          <w:szCs w:val="24"/>
        </w:rPr>
        <w:t>错误消息：</w:t>
      </w:r>
    </w:p>
    <w:p w14:paraId="7A5FE8AF">
      <w:pPr>
        <w:pStyle w:val="2"/>
        <w:numPr>
          <w:ilvl w:val="0"/>
          <w:numId w:val="18"/>
        </w:numPr>
        <w:rPr>
          <w:rFonts w:ascii="宋体" w:hAnsi="宋体" w:eastAsia="宋体" w:cs="宋体"/>
        </w:rPr>
      </w:pPr>
      <w:r>
        <w:rPr>
          <w:rFonts w:hint="eastAsia" w:ascii="宋体" w:hAnsi="宋体" w:eastAsia="宋体" w:cs="宋体"/>
        </w:rPr>
        <w:t xml:space="preserve">"Failed to resolve VM config" </w:t>
      </w:r>
    </w:p>
    <w:p w14:paraId="6FBF4092">
      <w:pPr>
        <w:pStyle w:val="2"/>
        <w:numPr>
          <w:ilvl w:val="0"/>
          <w:numId w:val="18"/>
        </w:numPr>
        <w:rPr>
          <w:rFonts w:ascii="宋体" w:hAnsi="宋体" w:eastAsia="宋体" w:cs="宋体"/>
          <w:b/>
          <w:bCs/>
          <w:sz w:val="24"/>
          <w:szCs w:val="24"/>
        </w:rPr>
      </w:pPr>
      <w:r>
        <w:rPr>
          <w:rFonts w:hint="eastAsia" w:ascii="宋体" w:hAnsi="宋体" w:eastAsia="宋体" w:cs="宋体"/>
        </w:rPr>
        <w:t xml:space="preserve">"Failed to create VM" </w:t>
      </w:r>
    </w:p>
    <w:p w14:paraId="518471B0">
      <w:pPr>
        <w:pStyle w:val="2"/>
        <w:numPr>
          <w:ilvl w:val="0"/>
          <w:numId w:val="18"/>
        </w:numPr>
        <w:rPr>
          <w:rFonts w:ascii="宋体" w:hAnsi="宋体" w:eastAsia="宋体" w:cs="宋体"/>
          <w:b/>
          <w:bCs/>
          <w:sz w:val="24"/>
          <w:szCs w:val="24"/>
        </w:rPr>
      </w:pPr>
      <w:r>
        <w:rPr>
          <w:rFonts w:hint="eastAsia" w:ascii="宋体" w:hAnsi="宋体" w:eastAsia="宋体" w:cs="宋体"/>
        </w:rPr>
        <w:t>"Failed to load VM images"</w:t>
      </w:r>
    </w:p>
    <w:p w14:paraId="2CDCB2B2">
      <w:pPr>
        <w:pStyle w:val="2"/>
        <w:rPr>
          <w:rFonts w:ascii="宋体" w:hAnsi="宋体" w:eastAsia="宋体" w:cs="宋体"/>
          <w:b/>
          <w:bCs/>
          <w:sz w:val="24"/>
          <w:szCs w:val="24"/>
        </w:rPr>
      </w:pPr>
    </w:p>
    <w:p w14:paraId="1B429474">
      <w:pPr>
        <w:pStyle w:val="2"/>
        <w:rPr>
          <w:rFonts w:ascii="宋体" w:hAnsi="宋体" w:eastAsia="宋体" w:cs="宋体"/>
          <w:b/>
          <w:bCs/>
          <w:sz w:val="24"/>
          <w:szCs w:val="24"/>
        </w:rPr>
      </w:pPr>
      <w:r>
        <w:rPr>
          <w:rFonts w:hint="eastAsia" w:ascii="宋体" w:hAnsi="宋体" w:eastAsia="宋体" w:cs="宋体"/>
          <w:b/>
          <w:bCs/>
          <w:sz w:val="24"/>
          <w:szCs w:val="24"/>
        </w:rPr>
        <w:t>含义：</w:t>
      </w:r>
    </w:p>
    <w:p w14:paraId="53875762">
      <w:pPr>
        <w:pStyle w:val="2"/>
        <w:numPr>
          <w:ilvl w:val="0"/>
          <w:numId w:val="18"/>
        </w:numPr>
        <w:rPr>
          <w:rFonts w:ascii="宋体" w:hAnsi="宋体" w:eastAsia="宋体" w:cs="宋体"/>
          <w:szCs w:val="21"/>
        </w:rPr>
      </w:pPr>
      <w:r>
        <w:rPr>
          <w:rFonts w:hint="eastAsia" w:ascii="宋体" w:hAnsi="宋体" w:eastAsia="宋体" w:cs="宋体"/>
          <w:szCs w:val="21"/>
        </w:rPr>
        <w:t>当 TOML 配置文件包含无效语法或缺少必填字段时，配置解析失败</w:t>
      </w:r>
    </w:p>
    <w:p w14:paraId="4FAE0176">
      <w:pPr>
        <w:pStyle w:val="2"/>
        <w:numPr>
          <w:ilvl w:val="0"/>
          <w:numId w:val="18"/>
        </w:numPr>
        <w:rPr>
          <w:rFonts w:ascii="宋体" w:hAnsi="宋体" w:eastAsia="宋体" w:cs="宋体"/>
          <w:szCs w:val="21"/>
        </w:rPr>
      </w:pPr>
      <w:r>
        <w:rPr>
          <w:rFonts w:hint="eastAsia" w:ascii="宋体" w:hAnsi="宋体" w:eastAsia="宋体" w:cs="宋体"/>
          <w:szCs w:val="21"/>
        </w:rPr>
        <w:t>当虚拟机管理程序无法分配资源或初始化虚拟机时，就会发生虚拟机创建失败</w:t>
      </w:r>
    </w:p>
    <w:p w14:paraId="38FFF90F">
      <w:pPr>
        <w:pStyle w:val="2"/>
        <w:numPr>
          <w:ilvl w:val="0"/>
          <w:numId w:val="18"/>
        </w:numPr>
        <w:rPr>
          <w:rFonts w:ascii="宋体" w:hAnsi="宋体" w:eastAsia="宋体" w:cs="宋体"/>
          <w:szCs w:val="21"/>
        </w:rPr>
      </w:pPr>
      <w:r>
        <w:rPr>
          <w:rFonts w:hint="eastAsia" w:ascii="宋体" w:hAnsi="宋体" w:eastAsia="宋体" w:cs="宋体"/>
          <w:szCs w:val="21"/>
        </w:rPr>
        <w:t>初始化期间图像加载失败表明配置的图像路径或格式存在问题</w:t>
      </w:r>
    </w:p>
    <w:p w14:paraId="4BFC6630">
      <w:pPr>
        <w:pStyle w:val="2"/>
        <w:rPr>
          <w:rFonts w:ascii="宋体" w:hAnsi="宋体" w:eastAsia="宋体" w:cs="宋体"/>
          <w:szCs w:val="21"/>
        </w:rPr>
      </w:pPr>
    </w:p>
    <w:p w14:paraId="2013C479">
      <w:pPr>
        <w:pStyle w:val="2"/>
        <w:rPr>
          <w:rFonts w:ascii="宋体" w:hAnsi="宋体" w:eastAsia="宋体" w:cs="宋体"/>
          <w:b/>
          <w:bCs/>
          <w:sz w:val="24"/>
          <w:szCs w:val="24"/>
        </w:rPr>
      </w:pPr>
      <w:r>
        <w:rPr>
          <w:rFonts w:hint="eastAsia" w:ascii="宋体" w:hAnsi="宋体" w:eastAsia="宋体" w:cs="宋体"/>
          <w:b/>
          <w:bCs/>
          <w:sz w:val="24"/>
          <w:szCs w:val="24"/>
        </w:rPr>
        <w:t>故障排除：</w:t>
      </w:r>
    </w:p>
    <w:p w14:paraId="72FB11F7">
      <w:pPr>
        <w:numPr>
          <w:ilvl w:val="0"/>
          <w:numId w:val="18"/>
        </w:numPr>
        <w:rPr>
          <w:rFonts w:ascii="宋体" w:hAnsi="宋体" w:eastAsia="宋体" w:cs="宋体"/>
          <w:szCs w:val="21"/>
        </w:rPr>
      </w:pPr>
      <w:r>
        <w:rPr>
          <w:rFonts w:ascii="宋体" w:hAnsi="宋体" w:eastAsia="宋体" w:cs="宋体"/>
          <w:szCs w:val="21"/>
        </w:rPr>
        <w:t>验证 TOML 配置文件语法并确保所有必填字段都存在</w:t>
      </w:r>
    </w:p>
    <w:p w14:paraId="680F0D20">
      <w:pPr>
        <w:numPr>
          <w:ilvl w:val="0"/>
          <w:numId w:val="18"/>
        </w:numPr>
        <w:rPr>
          <w:rFonts w:ascii="宋体" w:hAnsi="宋体" w:eastAsia="宋体" w:cs="宋体"/>
          <w:szCs w:val="21"/>
        </w:rPr>
      </w:pPr>
      <w:r>
        <w:rPr>
          <w:rFonts w:ascii="宋体" w:hAnsi="宋体" w:eastAsia="宋体" w:cs="宋体"/>
          <w:szCs w:val="21"/>
        </w:rPr>
        <w:t>检查主机系统上的内存和 CPU 资源可用性</w:t>
      </w:r>
    </w:p>
    <w:p w14:paraId="0E42C74C">
      <w:pPr>
        <w:numPr>
          <w:ilvl w:val="0"/>
          <w:numId w:val="18"/>
        </w:numPr>
        <w:rPr>
          <w:rFonts w:ascii="宋体" w:hAnsi="宋体" w:eastAsia="宋体" w:cs="宋体"/>
          <w:szCs w:val="21"/>
        </w:rPr>
      </w:pPr>
      <w:r>
        <w:rPr>
          <w:rFonts w:ascii="宋体" w:hAnsi="宋体" w:eastAsia="宋体" w:cs="宋体"/>
          <w:szCs w:val="21"/>
        </w:rPr>
        <w:t>验证 VM 配置是否指定了支持的硬件功能</w:t>
      </w:r>
    </w:p>
    <w:p w14:paraId="4E9DBE9A">
      <w:pPr>
        <w:numPr>
          <w:ilvl w:val="0"/>
          <w:numId w:val="18"/>
        </w:numPr>
      </w:pPr>
      <w:r>
        <w:rPr>
          <w:rFonts w:ascii="宋体" w:hAnsi="宋体" w:eastAsia="宋体" w:cs="宋体"/>
          <w:szCs w:val="21"/>
        </w:rPr>
        <w:t>确保</w:t>
      </w:r>
      <w:r>
        <w:rPr>
          <w:rFonts w:hint="eastAsia" w:ascii="宋体" w:hAnsi="宋体" w:eastAsia="宋体" w:cs="宋体"/>
          <w:szCs w:val="21"/>
        </w:rPr>
        <w:t>镜像</w:t>
      </w:r>
      <w:r>
        <w:rPr>
          <w:rFonts w:ascii="宋体" w:hAnsi="宋体" w:eastAsia="宋体" w:cs="宋体"/>
          <w:szCs w:val="21"/>
        </w:rPr>
        <w:t>路径和加载地址配置正确</w:t>
      </w:r>
    </w:p>
    <w:p w14:paraId="4C30B73A"/>
    <w:p w14:paraId="06BE5717">
      <w:pPr>
        <w:pStyle w:val="7"/>
      </w:pPr>
      <w:r>
        <w:rPr>
          <w:rFonts w:hint="eastAsia"/>
        </w:rPr>
        <w:t>硬件虚拟化错误</w:t>
      </w:r>
    </w:p>
    <w:p w14:paraId="7C56B73B">
      <w:pPr>
        <w:pStyle w:val="2"/>
      </w:pPr>
      <w:r>
        <w:rPr>
          <w:rFonts w:hint="eastAsia"/>
          <w:b/>
          <w:bCs/>
          <w:sz w:val="24"/>
          <w:szCs w:val="24"/>
        </w:rPr>
        <w:t>错误消息：</w:t>
      </w:r>
    </w:p>
    <w:p w14:paraId="2F89FF4E">
      <w:pPr>
        <w:pStyle w:val="2"/>
        <w:numPr>
          <w:ilvl w:val="0"/>
          <w:numId w:val="19"/>
        </w:numPr>
        <w:rPr>
          <w:rFonts w:ascii="宋体" w:hAnsi="宋体" w:eastAsia="宋体" w:cs="宋体"/>
          <w:szCs w:val="21"/>
        </w:rPr>
      </w:pPr>
      <w:r>
        <w:rPr>
          <w:rFonts w:hint="eastAsia" w:ascii="宋体" w:hAnsi="宋体" w:eastAsia="宋体" w:cs="宋体"/>
          <w:szCs w:val="21"/>
        </w:rPr>
        <w:t xml:space="preserve">"Initialize CPU affinity failed!" </w:t>
      </w:r>
    </w:p>
    <w:p w14:paraId="30FE3BD0">
      <w:pPr>
        <w:pStyle w:val="2"/>
        <w:numPr>
          <w:ilvl w:val="0"/>
          <w:numId w:val="19"/>
        </w:numPr>
        <w:rPr>
          <w:rFonts w:ascii="宋体" w:hAnsi="宋体" w:eastAsia="宋体" w:cs="宋体"/>
          <w:szCs w:val="21"/>
        </w:rPr>
      </w:pPr>
      <w:r>
        <w:rPr>
          <w:rFonts w:hint="eastAsia" w:ascii="宋体" w:hAnsi="宋体" w:eastAsia="宋体" w:cs="宋体"/>
          <w:szCs w:val="21"/>
        </w:rPr>
        <w:t xml:space="preserve">"Failed to initialize percpu state" </w:t>
      </w:r>
    </w:p>
    <w:p w14:paraId="0DACA4EF">
      <w:pPr>
        <w:pStyle w:val="2"/>
        <w:numPr>
          <w:ilvl w:val="0"/>
          <w:numId w:val="19"/>
        </w:numPr>
        <w:rPr>
          <w:rFonts w:ascii="宋体" w:hAnsi="宋体" w:eastAsia="宋体" w:cs="宋体"/>
          <w:szCs w:val="21"/>
        </w:rPr>
      </w:pPr>
      <w:r>
        <w:rPr>
          <w:rFonts w:hint="eastAsia" w:ascii="宋体" w:hAnsi="宋体" w:eastAsia="宋体" w:cs="宋体"/>
          <w:szCs w:val="21"/>
        </w:rPr>
        <w:t xml:space="preserve">"Failed to enable virtualization" </w:t>
      </w:r>
    </w:p>
    <w:p w14:paraId="5EC47961">
      <w:pPr>
        <w:pStyle w:val="2"/>
        <w:rPr>
          <w:rFonts w:ascii="宋体" w:hAnsi="宋体" w:eastAsia="宋体" w:cs="宋体"/>
          <w:szCs w:val="21"/>
        </w:rPr>
      </w:pPr>
    </w:p>
    <w:p w14:paraId="6FD3C500">
      <w:pPr>
        <w:pStyle w:val="2"/>
      </w:pPr>
      <w:r>
        <w:rPr>
          <w:rFonts w:hint="eastAsia"/>
          <w:b/>
          <w:bCs/>
          <w:sz w:val="24"/>
          <w:szCs w:val="24"/>
        </w:rPr>
        <w:t>含义：</w:t>
      </w:r>
    </w:p>
    <w:p w14:paraId="1415B040">
      <w:pPr>
        <w:pStyle w:val="2"/>
        <w:numPr>
          <w:ilvl w:val="0"/>
          <w:numId w:val="19"/>
        </w:numPr>
      </w:pPr>
      <w:r>
        <w:rPr>
          <w:rFonts w:hint="eastAsia"/>
        </w:rPr>
        <w:t>当系统无法将虚拟 CPU 绑定到特定的物理 CPU 核心时，就会发生 CPU 亲和性故障</w:t>
      </w:r>
    </w:p>
    <w:p w14:paraId="74408E5A">
      <w:pPr>
        <w:pStyle w:val="2"/>
        <w:numPr>
          <w:ilvl w:val="0"/>
          <w:numId w:val="19"/>
        </w:numPr>
      </w:pPr>
      <w:r>
        <w:rPr>
          <w:rFonts w:hint="eastAsia"/>
        </w:rPr>
        <w:t>每个 CPU 状态初始化失败表明各个核心上的硬件虚拟化设置存在问题</w:t>
      </w:r>
    </w:p>
    <w:p w14:paraId="01C31CA4">
      <w:pPr>
        <w:pStyle w:val="2"/>
        <w:numPr>
          <w:ilvl w:val="0"/>
          <w:numId w:val="19"/>
        </w:numPr>
      </w:pPr>
      <w:r>
        <w:rPr>
          <w:rFonts w:hint="eastAsia"/>
        </w:rPr>
        <w:t>虚拟化启用失败表明硬件虚拟化功能不可用或无法访问</w:t>
      </w:r>
    </w:p>
    <w:p w14:paraId="5D33575A">
      <w:pPr>
        <w:pStyle w:val="2"/>
      </w:pPr>
    </w:p>
    <w:p w14:paraId="7EBB21C8">
      <w:pPr>
        <w:pStyle w:val="2"/>
      </w:pPr>
      <w:r>
        <w:rPr>
          <w:rFonts w:hint="eastAsia"/>
          <w:b/>
          <w:bCs/>
          <w:sz w:val="24"/>
          <w:szCs w:val="24"/>
        </w:rPr>
        <w:t>故障排除：</w:t>
      </w:r>
    </w:p>
    <w:p w14:paraId="3183A81A">
      <w:pPr>
        <w:pStyle w:val="2"/>
        <w:numPr>
          <w:ilvl w:val="0"/>
          <w:numId w:val="19"/>
        </w:numPr>
      </w:pPr>
      <w:r>
        <w:rPr>
          <w:rFonts w:hint="eastAsia"/>
        </w:rPr>
        <w:t>验证 BIOS/UEFI 设置中是否启用了硬件虚拟化</w:t>
      </w:r>
    </w:p>
    <w:p w14:paraId="34F9E9DA">
      <w:pPr>
        <w:pStyle w:val="2"/>
        <w:numPr>
          <w:ilvl w:val="0"/>
          <w:numId w:val="19"/>
        </w:numPr>
      </w:pPr>
      <w:r>
        <w:rPr>
          <w:rFonts w:hint="eastAsia"/>
        </w:rPr>
        <w:t>检查主机 CPU 是否支持所需的虚拟化扩展（VT-x、AMD-V 等）</w:t>
      </w:r>
    </w:p>
    <w:p w14:paraId="6E0EBC5A">
      <w:pPr>
        <w:pStyle w:val="2"/>
        <w:numPr>
          <w:ilvl w:val="0"/>
          <w:numId w:val="19"/>
        </w:numPr>
      </w:pPr>
      <w:r>
        <w:rPr>
          <w:rFonts w:hint="eastAsia"/>
        </w:rPr>
        <w:t>确保虚拟机管理程序具有足够的权限来访问虚拟化硬件</w:t>
      </w:r>
    </w:p>
    <w:p w14:paraId="5B19AB17">
      <w:pPr>
        <w:pStyle w:val="2"/>
        <w:numPr>
          <w:ilvl w:val="0"/>
          <w:numId w:val="19"/>
        </w:numPr>
      </w:pPr>
      <w:r>
        <w:rPr>
          <w:rFonts w:hint="eastAsia"/>
        </w:rPr>
        <w:t>验证没有其他虚拟机管理程序正在使用虚拟化功能</w:t>
      </w:r>
    </w:p>
    <w:p w14:paraId="59FE3A2B">
      <w:pPr>
        <w:pStyle w:val="2"/>
      </w:pPr>
    </w:p>
    <w:p w14:paraId="056E6E28">
      <w:pPr>
        <w:pStyle w:val="7"/>
      </w:pPr>
      <w:r>
        <w:rPr>
          <w:rFonts w:hint="eastAsia"/>
        </w:rPr>
        <w:t>VM启动错误</w:t>
      </w:r>
    </w:p>
    <w:p w14:paraId="3F7DD937">
      <w:pPr>
        <w:pStyle w:val="2"/>
      </w:pPr>
      <w:r>
        <w:rPr>
          <w:rFonts w:hint="eastAsia"/>
          <w:b/>
          <w:bCs/>
          <w:sz w:val="24"/>
          <w:szCs w:val="24"/>
        </w:rPr>
        <w:t>错误消息：</w:t>
      </w:r>
    </w:p>
    <w:p w14:paraId="0D6B3A11">
      <w:pPr>
        <w:pStyle w:val="2"/>
        <w:numPr>
          <w:ilvl w:val="0"/>
          <w:numId w:val="20"/>
        </w:numPr>
      </w:pPr>
      <w:r>
        <w:rPr>
          <w:rFonts w:hint="eastAsia"/>
        </w:rPr>
        <w:t xml:space="preserve">"VM[{}] boot failed, error {:?}" </w:t>
      </w:r>
    </w:p>
    <w:p w14:paraId="2416FDE9">
      <w:pPr>
        <w:pStyle w:val="2"/>
        <w:numPr>
          <w:ilvl w:val="0"/>
          <w:numId w:val="20"/>
        </w:numPr>
      </w:pPr>
    </w:p>
    <w:p w14:paraId="5F32DE9E">
      <w:pPr>
        <w:pStyle w:val="2"/>
      </w:pPr>
      <w:r>
        <w:rPr>
          <w:rFonts w:hint="eastAsia"/>
          <w:b/>
          <w:bCs/>
          <w:sz w:val="24"/>
          <w:szCs w:val="24"/>
        </w:rPr>
        <w:t>含义：</w:t>
      </w:r>
    </w:p>
    <w:p w14:paraId="334EEDF6">
      <w:pPr>
        <w:pStyle w:val="2"/>
        <w:numPr>
          <w:ilvl w:val="0"/>
          <w:numId w:val="20"/>
        </w:numPr>
      </w:pPr>
      <w:r>
        <w:rPr>
          <w:rFonts w:hint="eastAsia"/>
        </w:rPr>
        <w:t>当虚拟机无法启动执行时，就会发生虚拟机启动失败，这通常是由于配置问题或资源限制造成的</w:t>
      </w:r>
    </w:p>
    <w:p w14:paraId="536469BD">
      <w:pPr>
        <w:pStyle w:val="2"/>
      </w:pPr>
    </w:p>
    <w:p w14:paraId="5E268E74">
      <w:pPr>
        <w:pStyle w:val="2"/>
      </w:pPr>
      <w:r>
        <w:rPr>
          <w:rFonts w:hint="eastAsia"/>
          <w:b/>
          <w:bCs/>
          <w:sz w:val="24"/>
          <w:szCs w:val="24"/>
        </w:rPr>
        <w:t>故障排除：</w:t>
      </w:r>
    </w:p>
    <w:p w14:paraId="2DC77366">
      <w:pPr>
        <w:pStyle w:val="2"/>
        <w:numPr>
          <w:ilvl w:val="0"/>
          <w:numId w:val="20"/>
        </w:numPr>
      </w:pPr>
      <w:r>
        <w:rPr>
          <w:rFonts w:hint="eastAsia"/>
        </w:rPr>
        <w:t>检查虚拟机配置以获取正确的入口点和内存布局</w:t>
      </w:r>
    </w:p>
    <w:p w14:paraId="0759BAC5">
      <w:pPr>
        <w:pStyle w:val="2"/>
        <w:numPr>
          <w:ilvl w:val="0"/>
          <w:numId w:val="20"/>
        </w:numPr>
      </w:pPr>
      <w:r>
        <w:rPr>
          <w:rFonts w:hint="eastAsia"/>
        </w:rPr>
        <w:t>验证所有必需的映像（内核、DTB、BIOS）是否已正确加载</w:t>
      </w:r>
    </w:p>
    <w:p w14:paraId="45577F1A">
      <w:pPr>
        <w:pStyle w:val="2"/>
        <w:numPr>
          <w:ilvl w:val="0"/>
          <w:numId w:val="20"/>
        </w:numPr>
      </w:pPr>
      <w:r>
        <w:rPr>
          <w:rFonts w:hint="eastAsia"/>
        </w:rPr>
        <w:t>确保有足够的主机系统资源可用</w:t>
      </w:r>
    </w:p>
    <w:p w14:paraId="21F5FB27">
      <w:pPr>
        <w:pStyle w:val="2"/>
        <w:numPr>
          <w:ilvl w:val="0"/>
          <w:numId w:val="20"/>
        </w:numPr>
      </w:pPr>
      <w:r>
        <w:rPr>
          <w:rFonts w:hint="eastAsia"/>
        </w:rPr>
        <w:t>查看日志消息以获取更具体的错误详细信息</w:t>
      </w:r>
    </w:p>
    <w:p w14:paraId="7066C1E9">
      <w:pPr>
        <w:pStyle w:val="2"/>
      </w:pPr>
    </w:p>
    <w:p w14:paraId="44078B99">
      <w:pPr>
        <w:pStyle w:val="7"/>
      </w:pPr>
      <w:r>
        <w:rPr>
          <w:rFonts w:hint="eastAsia"/>
        </w:rPr>
        <w:t>构建时配置错误</w:t>
      </w:r>
    </w:p>
    <w:p w14:paraId="55309826">
      <w:pPr>
        <w:pStyle w:val="2"/>
      </w:pPr>
      <w:r>
        <w:rPr>
          <w:rFonts w:hint="eastAsia"/>
          <w:b/>
          <w:bCs/>
          <w:sz w:val="24"/>
          <w:szCs w:val="24"/>
        </w:rPr>
        <w:t>错误消息：</w:t>
      </w:r>
    </w:p>
    <w:p w14:paraId="72712D29">
      <w:pPr>
        <w:pStyle w:val="2"/>
        <w:numPr>
          <w:ilvl w:val="0"/>
          <w:numId w:val="21"/>
        </w:numPr>
      </w:pPr>
      <w:r>
        <w:rPr>
          <w:rFonts w:hint="eastAsia"/>
        </w:rPr>
        <w:t xml:space="preserve">"Failed to read file {}: {}" </w:t>
      </w:r>
    </w:p>
    <w:p w14:paraId="04A68EA7">
      <w:pPr>
        <w:pStyle w:val="2"/>
        <w:numPr>
          <w:ilvl w:val="0"/>
          <w:numId w:val="21"/>
        </w:numPr>
      </w:pPr>
      <w:r>
        <w:t>“</w:t>
      </w:r>
      <w:r>
        <w:rPr>
          <w:rFonts w:hint="eastAsia"/>
        </w:rPr>
        <w:t>compile_error!(\"{}\")"</w:t>
      </w:r>
    </w:p>
    <w:p w14:paraId="66C2D11B">
      <w:pPr>
        <w:pStyle w:val="2"/>
      </w:pPr>
    </w:p>
    <w:p w14:paraId="4878DA39">
      <w:pPr>
        <w:pStyle w:val="2"/>
      </w:pPr>
      <w:r>
        <w:rPr>
          <w:rFonts w:hint="eastAsia"/>
          <w:b/>
          <w:bCs/>
          <w:sz w:val="24"/>
          <w:szCs w:val="24"/>
        </w:rPr>
        <w:t>含义：</w:t>
      </w:r>
    </w:p>
    <w:p w14:paraId="3177091A">
      <w:pPr>
        <w:pStyle w:val="2"/>
        <w:numPr>
          <w:ilvl w:val="0"/>
          <w:numId w:val="21"/>
        </w:numPr>
      </w:pPr>
      <w:r>
        <w:rPr>
          <w:rFonts w:hint="eastAsia"/>
        </w:rPr>
        <w:t>当编译期间无法读取或解析指定的 VM 配置文件时，会发生构建时配置错误</w:t>
      </w:r>
    </w:p>
    <w:p w14:paraId="582E89C2">
      <w:pPr>
        <w:pStyle w:val="2"/>
      </w:pPr>
    </w:p>
    <w:p w14:paraId="345B2D0D">
      <w:pPr>
        <w:pStyle w:val="2"/>
      </w:pPr>
      <w:r>
        <w:rPr>
          <w:rFonts w:hint="eastAsia"/>
          <w:b/>
          <w:bCs/>
          <w:sz w:val="24"/>
          <w:szCs w:val="24"/>
        </w:rPr>
        <w:t>故障排除：</w:t>
      </w:r>
    </w:p>
    <w:p w14:paraId="00BAE4EE">
      <w:pPr>
        <w:pStyle w:val="2"/>
        <w:numPr>
          <w:ilvl w:val="0"/>
          <w:numId w:val="21"/>
        </w:numPr>
      </w:pPr>
      <w:r>
        <w:rPr>
          <w:rFonts w:hint="eastAsia"/>
        </w:rPr>
        <w:t>验证AXVISOR_VM_CONFIGS环境变量是否指向有效的配置文件</w:t>
      </w:r>
    </w:p>
    <w:p w14:paraId="44148899">
      <w:pPr>
        <w:pStyle w:val="2"/>
        <w:numPr>
          <w:ilvl w:val="0"/>
          <w:numId w:val="21"/>
        </w:numPr>
      </w:pPr>
      <w:r>
        <w:rPr>
          <w:rFonts w:hint="eastAsia"/>
        </w:rPr>
        <w:t>确保所有引用的配置文件都存在且可读</w:t>
      </w:r>
    </w:p>
    <w:p w14:paraId="76026D19">
      <w:pPr>
        <w:pStyle w:val="2"/>
        <w:numPr>
          <w:ilvl w:val="0"/>
          <w:numId w:val="21"/>
        </w:numPr>
      </w:pPr>
      <w:r>
        <w:rPr>
          <w:rFonts w:hint="eastAsia"/>
        </w:rPr>
        <w:t>检查配置文件语法是否为有效的 TOML 格式</w:t>
      </w:r>
    </w:p>
    <w:p w14:paraId="3A1F3372">
      <w:pPr>
        <w:pStyle w:val="2"/>
      </w:pPr>
    </w:p>
    <w:p w14:paraId="04B751D0">
      <w:pPr>
        <w:pStyle w:val="7"/>
      </w:pPr>
      <w:r>
        <w:rPr>
          <w:rFonts w:hint="eastAsia"/>
        </w:rPr>
        <w:t>虚拟机管理错误</w:t>
      </w:r>
    </w:p>
    <w:p w14:paraId="2695A749">
      <w:pPr>
        <w:pStyle w:val="2"/>
      </w:pPr>
      <w:r>
        <w:rPr>
          <w:rFonts w:hint="eastAsia"/>
          <w:b/>
          <w:bCs/>
          <w:sz w:val="24"/>
          <w:szCs w:val="24"/>
        </w:rPr>
        <w:t>错误消息：</w:t>
      </w:r>
    </w:p>
    <w:p w14:paraId="666CF21C">
      <w:pPr>
        <w:pStyle w:val="2"/>
        <w:numPr>
          <w:ilvl w:val="0"/>
          <w:numId w:val="22"/>
        </w:numPr>
      </w:pPr>
      <w:r>
        <w:rPr>
          <w:rFonts w:hint="eastAsia"/>
        </w:rPr>
        <w:t>"VM[{}] already exists, push VM failed, just return ..."</w:t>
      </w:r>
    </w:p>
    <w:p w14:paraId="7E87CE9C">
      <w:pPr>
        <w:pStyle w:val="2"/>
      </w:pPr>
    </w:p>
    <w:p w14:paraId="64A7FCE9">
      <w:pPr>
        <w:pStyle w:val="2"/>
      </w:pPr>
      <w:r>
        <w:rPr>
          <w:rFonts w:hint="eastAsia"/>
          <w:b/>
          <w:bCs/>
          <w:sz w:val="24"/>
          <w:szCs w:val="24"/>
        </w:rPr>
        <w:t>含义：</w:t>
      </w:r>
    </w:p>
    <w:p w14:paraId="0CDB155B">
      <w:pPr>
        <w:pStyle w:val="2"/>
        <w:numPr>
          <w:ilvl w:val="0"/>
          <w:numId w:val="22"/>
        </w:numPr>
      </w:pPr>
      <w:r>
        <w:rPr>
          <w:rFonts w:hint="eastAsia"/>
        </w:rPr>
        <w:t>尝试创建具有相同标识符的多个虚拟机时发生虚拟机 ID 冲突</w:t>
      </w:r>
    </w:p>
    <w:p w14:paraId="03EFFBF2">
      <w:pPr>
        <w:pStyle w:val="2"/>
      </w:pPr>
    </w:p>
    <w:p w14:paraId="3AE1E933">
      <w:pPr>
        <w:pStyle w:val="2"/>
      </w:pPr>
      <w:r>
        <w:rPr>
          <w:rFonts w:hint="eastAsia"/>
          <w:b/>
          <w:bCs/>
          <w:sz w:val="24"/>
          <w:szCs w:val="24"/>
        </w:rPr>
        <w:t>故障排除：</w:t>
      </w:r>
    </w:p>
    <w:p w14:paraId="0F06AD44">
      <w:pPr>
        <w:pStyle w:val="2"/>
        <w:numPr>
          <w:ilvl w:val="0"/>
          <w:numId w:val="22"/>
        </w:numPr>
      </w:pPr>
      <w:r>
        <w:rPr>
          <w:rFonts w:hint="eastAsia"/>
        </w:rPr>
        <w:t>确保配置中的每个虚拟机都有唯一的 ID</w:t>
      </w:r>
    </w:p>
    <w:p w14:paraId="44FA7243">
      <w:pPr>
        <w:pStyle w:val="2"/>
        <w:numPr>
          <w:ilvl w:val="0"/>
          <w:numId w:val="22"/>
        </w:numPr>
      </w:pPr>
      <w:r>
        <w:rPr>
          <w:rFonts w:hint="eastAsia"/>
        </w:rPr>
        <w:t>检查虚拟机配置文件中是否存在重复的 ID 分配</w:t>
      </w:r>
    </w:p>
    <w:p w14:paraId="60A8520E">
      <w:pPr>
        <w:pStyle w:val="2"/>
      </w:pPr>
    </w:p>
    <w:p w14:paraId="7A7ABF93">
      <w:pPr>
        <w:pStyle w:val="7"/>
      </w:pPr>
      <w:r>
        <w:rPr>
          <w:rFonts w:hint="eastAsia"/>
        </w:rPr>
        <w:t>不支持的功能</w:t>
      </w:r>
    </w:p>
    <w:p w14:paraId="3D82FE51">
      <w:pPr>
        <w:pStyle w:val="2"/>
      </w:pPr>
      <w:r>
        <w:rPr>
          <w:rFonts w:hint="eastAsia"/>
          <w:b/>
          <w:bCs/>
          <w:sz w:val="24"/>
          <w:szCs w:val="24"/>
        </w:rPr>
        <w:t>错误消息：</w:t>
      </w:r>
    </w:p>
    <w:p w14:paraId="44CF0BE6">
      <w:pPr>
        <w:pStyle w:val="2"/>
        <w:numPr>
          <w:ilvl w:val="0"/>
          <w:numId w:val="23"/>
        </w:numPr>
      </w:pPr>
      <w:r>
        <w:rPr>
          <w:rFonts w:hint="eastAsia"/>
        </w:rPr>
        <w:t xml:space="preserve">"Check your \"image_location\" in config.toml, \"memory\" and \"fs\" are supported,\n NOTE: \"fs\" feature should be enabled if you want to load images from filesystem. (APP_FEATURES=fs)" </w:t>
      </w:r>
    </w:p>
    <w:p w14:paraId="4E153AAE">
      <w:pPr>
        <w:pStyle w:val="2"/>
      </w:pPr>
    </w:p>
    <w:p w14:paraId="75A0CA1F">
      <w:pPr>
        <w:pStyle w:val="2"/>
      </w:pPr>
      <w:r>
        <w:rPr>
          <w:rFonts w:hint="eastAsia"/>
          <w:b/>
          <w:bCs/>
          <w:sz w:val="24"/>
          <w:szCs w:val="24"/>
        </w:rPr>
        <w:t>含义：</w:t>
      </w:r>
    </w:p>
    <w:p w14:paraId="5BAE04FD">
      <w:pPr>
        <w:pStyle w:val="2"/>
        <w:numPr>
          <w:ilvl w:val="0"/>
          <w:numId w:val="23"/>
        </w:numPr>
      </w:pPr>
      <w:r>
        <w:rPr>
          <w:rFonts w:hint="eastAsia"/>
        </w:rPr>
        <w:t>使用不受支持的图像加载方法或未启用所需功能时，会出现功能支持错误</w:t>
      </w:r>
    </w:p>
    <w:p w14:paraId="471213D2">
      <w:pPr>
        <w:pStyle w:val="2"/>
      </w:pPr>
    </w:p>
    <w:p w14:paraId="2A680A04">
      <w:pPr>
        <w:pStyle w:val="2"/>
      </w:pPr>
      <w:r>
        <w:rPr>
          <w:rFonts w:hint="eastAsia"/>
          <w:b/>
          <w:bCs/>
          <w:sz w:val="24"/>
          <w:szCs w:val="24"/>
        </w:rPr>
        <w:t>故障排除：</w:t>
      </w:r>
    </w:p>
    <w:p w14:paraId="790D87CB">
      <w:pPr>
        <w:pStyle w:val="2"/>
        <w:numPr>
          <w:ilvl w:val="0"/>
          <w:numId w:val="23"/>
        </w:numPr>
      </w:pPr>
      <w:r>
        <w:rPr>
          <w:rFonts w:hint="eastAsia"/>
        </w:rPr>
        <w:t>仅使用受支持的 image_location 值：“memory”或“fs”</w:t>
      </w:r>
    </w:p>
    <w:p w14:paraId="24115FAB">
      <w:pPr>
        <w:pStyle w:val="2"/>
        <w:numPr>
          <w:ilvl w:val="0"/>
          <w:numId w:val="23"/>
        </w:numPr>
      </w:pPr>
      <w:r>
        <w:rPr>
          <w:rFonts w:hint="eastAsia"/>
        </w:rPr>
        <w:t>如果从文件系统加载图像，请启用“fs”功能：APP_FEATURES=fs</w:t>
      </w:r>
    </w:p>
    <w:p w14:paraId="72FD345C">
      <w:pPr>
        <w:pStyle w:val="2"/>
        <w:numPr>
          <w:ilvl w:val="0"/>
          <w:numId w:val="23"/>
        </w:numPr>
      </w:pPr>
      <w:r>
        <w:rPr>
          <w:rFonts w:hint="eastAsia"/>
        </w:rPr>
        <w:t>查看配置文档以了解支持的选项</w:t>
      </w:r>
    </w:p>
    <w:p w14:paraId="06B41C0E">
      <w:pPr>
        <w:pStyle w:val="2"/>
      </w:pPr>
    </w:p>
    <w:p w14:paraId="6831BEB3">
      <w:pPr>
        <w:pStyle w:val="4"/>
      </w:pPr>
      <w:r>
        <w:rPr>
          <w:rFonts w:hint="eastAsia"/>
        </w:rPr>
        <w:t>运行说明</w:t>
      </w:r>
    </w:p>
    <w:p w14:paraId="146BE9A1">
      <w:pPr>
        <w:pStyle w:val="5"/>
        <w:rPr>
          <w:b w:val="0"/>
          <w:bCs w:val="0"/>
        </w:rPr>
      </w:pPr>
      <w:r>
        <w:rPr>
          <w:rFonts w:hint="eastAsia"/>
          <w:b w:val="0"/>
          <w:bCs w:val="0"/>
          <w:sz w:val="24"/>
          <w:szCs w:val="24"/>
        </w:rPr>
        <w:t>运行表</w:t>
      </w:r>
    </w:p>
    <w:tbl>
      <w:tblPr>
        <w:tblStyle w:val="16"/>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59"/>
        <w:gridCol w:w="6907"/>
      </w:tblGrid>
      <w:tr w14:paraId="6E88E6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559" w:type="dxa"/>
            <w:shd w:val="clear" w:color="auto" w:fill="FFFFFF"/>
            <w:tcMar>
              <w:top w:w="100" w:type="dxa"/>
              <w:left w:w="0" w:type="dxa"/>
              <w:bottom w:w="100" w:type="dxa"/>
              <w:right w:w="160" w:type="dxa"/>
            </w:tcMar>
            <w:vAlign w:val="center"/>
          </w:tcPr>
          <w:p w14:paraId="34A62A0E">
            <w:pPr>
              <w:widowControl/>
              <w:spacing w:line="250" w:lineRule="atLeast"/>
              <w:jc w:val="left"/>
              <w:rPr>
                <w:rFonts w:ascii="宋体" w:hAnsi="宋体" w:eastAsia="宋体" w:cs="宋体"/>
                <w:color w:val="0F1115"/>
                <w:szCs w:val="21"/>
              </w:rPr>
            </w:pPr>
            <w:r>
              <w:rPr>
                <w:rFonts w:hint="eastAsia" w:ascii="宋体" w:hAnsi="宋体" w:eastAsia="宋体" w:cs="宋体"/>
                <w:color w:val="0F1115"/>
                <w:kern w:val="0"/>
                <w:szCs w:val="21"/>
                <w:lang w:bidi="ar"/>
              </w:rPr>
              <w:t>运行情况</w:t>
            </w:r>
          </w:p>
        </w:tc>
        <w:tc>
          <w:tcPr>
            <w:tcW w:w="6907" w:type="dxa"/>
            <w:shd w:val="clear" w:color="auto" w:fill="FFFFFF"/>
            <w:tcMar>
              <w:top w:w="100" w:type="dxa"/>
              <w:left w:w="160" w:type="dxa"/>
              <w:bottom w:w="100" w:type="dxa"/>
              <w:right w:w="160" w:type="dxa"/>
            </w:tcMar>
            <w:vAlign w:val="center"/>
          </w:tcPr>
          <w:p w14:paraId="33CE52E7">
            <w:pPr>
              <w:widowControl/>
              <w:spacing w:line="250" w:lineRule="atLeast"/>
              <w:jc w:val="left"/>
              <w:rPr>
                <w:rFonts w:ascii="宋体" w:hAnsi="宋体" w:eastAsia="宋体" w:cs="宋体"/>
                <w:color w:val="0F1115"/>
                <w:szCs w:val="21"/>
              </w:rPr>
            </w:pPr>
            <w:r>
              <w:rPr>
                <w:rFonts w:hint="eastAsia" w:ascii="宋体" w:hAnsi="宋体" w:eastAsia="宋体" w:cs="宋体"/>
                <w:color w:val="0F1115"/>
                <w:kern w:val="0"/>
                <w:szCs w:val="21"/>
                <w:lang w:bidi="ar"/>
              </w:rPr>
              <w:t>运行目的</w:t>
            </w:r>
          </w:p>
        </w:tc>
      </w:tr>
      <w:tr w14:paraId="2261F8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1559" w:type="dxa"/>
            <w:shd w:val="clear" w:color="auto" w:fill="FFFFFF"/>
            <w:tcMar>
              <w:top w:w="100" w:type="dxa"/>
              <w:left w:w="0" w:type="dxa"/>
              <w:bottom w:w="100" w:type="dxa"/>
              <w:right w:w="160" w:type="dxa"/>
            </w:tcMar>
            <w:vAlign w:val="center"/>
          </w:tcPr>
          <w:p w14:paraId="0D58984D">
            <w:pPr>
              <w:widowControl/>
              <w:spacing w:line="250" w:lineRule="atLeast"/>
              <w:jc w:val="left"/>
              <w:rPr>
                <w:rFonts w:ascii="宋体" w:hAnsi="宋体" w:eastAsia="宋体" w:cs="宋体"/>
                <w:color w:val="0F1115"/>
                <w:szCs w:val="21"/>
              </w:rPr>
            </w:pPr>
            <w:r>
              <w:rPr>
                <w:rStyle w:val="19"/>
                <w:rFonts w:hint="eastAsia" w:ascii="宋体" w:hAnsi="宋体" w:eastAsia="宋体" w:cs="宋体"/>
                <w:bCs/>
                <w:color w:val="0F1115"/>
                <w:kern w:val="0"/>
                <w:szCs w:val="21"/>
                <w:lang w:bidi="ar"/>
              </w:rPr>
              <w:t xml:space="preserve">Type-1.5 模式 </w:t>
            </w:r>
          </w:p>
        </w:tc>
        <w:tc>
          <w:tcPr>
            <w:tcW w:w="6907" w:type="dxa"/>
            <w:shd w:val="clear" w:color="auto" w:fill="FFFFFF"/>
            <w:tcMar>
              <w:top w:w="100" w:type="dxa"/>
              <w:left w:w="160" w:type="dxa"/>
              <w:bottom w:w="100" w:type="dxa"/>
              <w:right w:w="0" w:type="dxa"/>
            </w:tcMar>
            <w:vAlign w:val="center"/>
          </w:tcPr>
          <w:p w14:paraId="6CBE154D">
            <w:pPr>
              <w:widowControl/>
              <w:spacing w:line="250" w:lineRule="atLeast"/>
              <w:jc w:val="left"/>
              <w:rPr>
                <w:rFonts w:ascii="宋体" w:hAnsi="宋体" w:eastAsia="宋体" w:cs="宋体"/>
                <w:color w:val="0F1115"/>
                <w:szCs w:val="21"/>
              </w:rPr>
            </w:pPr>
            <w:r>
              <w:rPr>
                <w:rFonts w:hint="eastAsia" w:ascii="宋体" w:hAnsi="宋体" w:eastAsia="宋体" w:cs="宋体"/>
                <w:color w:val="0F1115"/>
                <w:kern w:val="0"/>
                <w:szCs w:val="21"/>
                <w:lang w:bidi="ar"/>
              </w:rPr>
              <w:t>在宿主 Linux 中加载 axvisor，将宿主机降级为第一个虚拟机，并创建和管理其他虚拟机。用于在通用服务器上实现虚拟化。</w:t>
            </w:r>
          </w:p>
        </w:tc>
      </w:tr>
      <w:tr w14:paraId="79FD5A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1559" w:type="dxa"/>
            <w:shd w:val="clear" w:color="auto" w:fill="FFFFFF"/>
            <w:tcMar>
              <w:top w:w="100" w:type="dxa"/>
              <w:left w:w="0" w:type="dxa"/>
              <w:bottom w:w="100" w:type="dxa"/>
              <w:right w:w="160" w:type="dxa"/>
            </w:tcMar>
            <w:vAlign w:val="center"/>
          </w:tcPr>
          <w:p w14:paraId="1E20887C">
            <w:pPr>
              <w:widowControl/>
              <w:spacing w:line="250" w:lineRule="atLeast"/>
              <w:jc w:val="left"/>
              <w:rPr>
                <w:rFonts w:ascii="宋体" w:hAnsi="宋体" w:eastAsia="宋体" w:cs="宋体"/>
                <w:color w:val="0F1115"/>
                <w:szCs w:val="21"/>
              </w:rPr>
            </w:pPr>
            <w:r>
              <w:rPr>
                <w:rStyle w:val="19"/>
                <w:rFonts w:hint="eastAsia" w:ascii="宋体" w:hAnsi="宋体" w:eastAsia="宋体" w:cs="宋体"/>
                <w:bCs/>
                <w:color w:val="0F1115"/>
                <w:kern w:val="0"/>
                <w:szCs w:val="21"/>
                <w:lang w:bidi="ar"/>
              </w:rPr>
              <w:t xml:space="preserve">Type-1 模式 </w:t>
            </w:r>
          </w:p>
        </w:tc>
        <w:tc>
          <w:tcPr>
            <w:tcW w:w="6907" w:type="dxa"/>
            <w:shd w:val="clear" w:color="auto" w:fill="FFFFFF"/>
            <w:tcMar>
              <w:top w:w="100" w:type="dxa"/>
              <w:left w:w="160" w:type="dxa"/>
              <w:bottom w:w="100" w:type="dxa"/>
              <w:right w:w="0" w:type="dxa"/>
            </w:tcMar>
            <w:vAlign w:val="center"/>
          </w:tcPr>
          <w:p w14:paraId="28EE00AF">
            <w:pPr>
              <w:widowControl/>
              <w:spacing w:line="250" w:lineRule="atLeast"/>
              <w:jc w:val="left"/>
              <w:rPr>
                <w:rFonts w:ascii="宋体" w:hAnsi="宋体" w:eastAsia="宋体" w:cs="宋体"/>
                <w:color w:val="0F1115"/>
                <w:szCs w:val="21"/>
              </w:rPr>
            </w:pPr>
            <w:r>
              <w:rPr>
                <w:rFonts w:hint="eastAsia" w:ascii="宋体" w:hAnsi="宋体" w:eastAsia="宋体" w:cs="宋体"/>
                <w:color w:val="0F1115"/>
                <w:kern w:val="0"/>
                <w:szCs w:val="21"/>
                <w:lang w:bidi="ar"/>
              </w:rPr>
              <w:t>axvisor 直接运行在国产硬件（如 RK3588）上，作为裸机 Hypervisor 启动和管理多个虚拟机（如 Linux）。用于嵌入式或特定硬件环境。</w:t>
            </w:r>
          </w:p>
        </w:tc>
      </w:tr>
    </w:tbl>
    <w:p w14:paraId="104455F1"/>
    <w:p w14:paraId="43D74866">
      <w:pPr>
        <w:pStyle w:val="5"/>
        <w:rPr>
          <w:rFonts w:ascii="宋体" w:hAnsi="宋体" w:eastAsia="宋体" w:cs="宋体"/>
          <w:color w:val="0F1115"/>
          <w:sz w:val="24"/>
          <w:szCs w:val="24"/>
        </w:rPr>
      </w:pPr>
      <w:r>
        <w:rPr>
          <w:rStyle w:val="19"/>
          <w:rFonts w:hint="eastAsia" w:ascii="宋体" w:hAnsi="宋体" w:eastAsia="宋体" w:cs="宋体"/>
          <w:b/>
          <w:color w:val="0F1115"/>
          <w:sz w:val="24"/>
          <w:szCs w:val="24"/>
          <w:shd w:val="clear" w:color="auto" w:fill="FFFFFF"/>
        </w:rPr>
        <w:t>运行步骤</w:t>
      </w:r>
    </w:p>
    <w:p w14:paraId="072E5356">
      <w:pPr>
        <w:pStyle w:val="6"/>
        <w:rPr>
          <w:sz w:val="21"/>
          <w:szCs w:val="21"/>
        </w:rPr>
      </w:pPr>
      <w:r>
        <w:rPr>
          <w:rFonts w:hint="eastAsia"/>
          <w:sz w:val="21"/>
          <w:szCs w:val="21"/>
        </w:rPr>
        <w:t>运行控制</w:t>
      </w:r>
    </w:p>
    <w:p w14:paraId="0C5335F2">
      <w:pPr>
        <w:pStyle w:val="15"/>
        <w:widowControl/>
        <w:shd w:val="clear" w:color="auto" w:fill="FFFFFF"/>
        <w:spacing w:before="160" w:after="160"/>
        <w:rPr>
          <w:rFonts w:ascii="宋体" w:hAnsi="宋体" w:eastAsia="宋体" w:cs="宋体"/>
          <w:color w:val="0F1115"/>
          <w:sz w:val="21"/>
          <w:szCs w:val="21"/>
          <w:shd w:val="clear" w:color="auto" w:fill="FFFFFF"/>
        </w:rPr>
      </w:pPr>
      <w:r>
        <w:rPr>
          <w:rFonts w:hint="eastAsia" w:ascii="宋体" w:hAnsi="宋体" w:eastAsia="宋体" w:cs="宋体"/>
          <w:color w:val="0F1115"/>
          <w:sz w:val="21"/>
          <w:szCs w:val="21"/>
          <w:shd w:val="clear" w:color="auto" w:fill="FFFFFF"/>
        </w:rPr>
        <w:t>运行通过 U-Boot 引导程序或宿主 Linux 的 </w:t>
      </w:r>
      <w:r>
        <w:rPr>
          <w:rStyle w:val="22"/>
          <w:rFonts w:hint="eastAsia" w:ascii="宋体" w:hAnsi="宋体" w:eastAsia="宋体" w:cs="宋体"/>
          <w:color w:val="0F1115"/>
          <w:sz w:val="21"/>
          <w:szCs w:val="21"/>
          <w:shd w:val="clear" w:color="auto" w:fill="EBEEF2"/>
        </w:rPr>
        <w:t>axcli</w:t>
      </w:r>
      <w:r>
        <w:rPr>
          <w:rFonts w:hint="eastAsia" w:ascii="宋体" w:hAnsi="宋体" w:eastAsia="宋体" w:cs="宋体"/>
          <w:color w:val="0F1115"/>
          <w:sz w:val="21"/>
          <w:szCs w:val="21"/>
          <w:shd w:val="clear" w:color="auto" w:fill="FFFFFF"/>
        </w:rPr>
        <w:t> 工具进行控制。</w:t>
      </w:r>
    </w:p>
    <w:p w14:paraId="7D940574">
      <w:pPr>
        <w:pStyle w:val="15"/>
        <w:widowControl/>
        <w:shd w:val="clear" w:color="auto" w:fill="FFFFFF"/>
        <w:spacing w:before="160" w:after="160"/>
        <w:rPr>
          <w:rFonts w:ascii="宋体" w:hAnsi="宋体" w:eastAsia="宋体" w:cs="宋体"/>
          <w:color w:val="0F1115"/>
          <w:sz w:val="21"/>
          <w:szCs w:val="21"/>
          <w:shd w:val="clear" w:color="auto" w:fill="FFFFFF"/>
        </w:rPr>
      </w:pPr>
    </w:p>
    <w:p w14:paraId="6A487DAB">
      <w:pPr>
        <w:pStyle w:val="6"/>
        <w:rPr>
          <w:rFonts w:ascii="宋体" w:hAnsi="宋体" w:eastAsia="宋体" w:cs="宋体"/>
          <w:color w:val="0F1115"/>
          <w:sz w:val="21"/>
          <w:szCs w:val="21"/>
        </w:rPr>
      </w:pPr>
      <w:r>
        <w:rPr>
          <w:rStyle w:val="19"/>
          <w:rFonts w:hint="eastAsia" w:ascii="宋体" w:hAnsi="宋体" w:eastAsia="宋体" w:cs="宋体"/>
          <w:b/>
          <w:color w:val="0F1115"/>
          <w:sz w:val="21"/>
          <w:szCs w:val="21"/>
          <w:shd w:val="clear" w:color="auto" w:fill="FFFFFF"/>
        </w:rPr>
        <w:t>操作信息</w:t>
      </w:r>
    </w:p>
    <w:p w14:paraId="6BDFB5AD">
      <w:pPr>
        <w:pStyle w:val="7"/>
        <w:rPr>
          <w:rFonts w:ascii="宋体" w:hAnsi="宋体" w:eastAsia="宋体" w:cs="宋体"/>
          <w:sz w:val="21"/>
          <w:szCs w:val="21"/>
        </w:rPr>
      </w:pPr>
      <w:r>
        <w:rPr>
          <w:rStyle w:val="19"/>
          <w:rFonts w:hint="eastAsia" w:ascii="宋体" w:hAnsi="宋体" w:eastAsia="宋体" w:cs="宋体"/>
          <w:b/>
          <w:color w:val="0F1115"/>
          <w:sz w:val="21"/>
          <w:szCs w:val="21"/>
          <w:shd w:val="clear" w:color="auto" w:fill="FFFFFF"/>
        </w:rPr>
        <w:t>在 x86_64 上以 Type-1.5 模式运行</w:t>
      </w:r>
    </w:p>
    <w:p w14:paraId="441B79E9">
      <w:pPr>
        <w:pStyle w:val="15"/>
        <w:widowControl/>
        <w:rPr>
          <w:rFonts w:ascii="宋体" w:hAnsi="宋体" w:eastAsia="宋体" w:cs="宋体"/>
          <w:color w:val="0F1115"/>
          <w:sz w:val="21"/>
          <w:szCs w:val="21"/>
          <w:shd w:val="clear" w:color="auto" w:fill="FFFFFF"/>
        </w:rPr>
      </w:pPr>
      <w:r>
        <w:rPr>
          <w:rStyle w:val="19"/>
          <w:rFonts w:hint="eastAsia" w:ascii="宋体" w:hAnsi="宋体" w:eastAsia="宋体" w:cs="宋体"/>
          <w:bCs/>
          <w:color w:val="0F1115"/>
          <w:sz w:val="21"/>
          <w:szCs w:val="21"/>
          <w:shd w:val="clear" w:color="auto" w:fill="FFFFFF"/>
        </w:rPr>
        <w:t xml:space="preserve">操作要求 </w:t>
      </w:r>
      <w:r>
        <w:rPr>
          <w:rFonts w:hint="eastAsia" w:ascii="宋体" w:hAnsi="宋体" w:eastAsia="宋体" w:cs="宋体"/>
          <w:color w:val="0F1115"/>
          <w:sz w:val="21"/>
          <w:szCs w:val="21"/>
          <w:shd w:val="clear" w:color="auto" w:fill="FFFFFF"/>
        </w:rPr>
        <w:t>：HostOS Linux 已安装，CPU 支持 VT-x。</w:t>
      </w:r>
    </w:p>
    <w:p w14:paraId="482BB076">
      <w:pPr>
        <w:pStyle w:val="15"/>
        <w:widowControl/>
        <w:rPr>
          <w:rFonts w:ascii="宋体" w:hAnsi="宋体" w:eastAsia="宋体" w:cs="宋体"/>
          <w:color w:val="0F1115"/>
          <w:sz w:val="21"/>
          <w:szCs w:val="21"/>
          <w:shd w:val="clear" w:color="auto" w:fill="FFFFFF"/>
        </w:rPr>
      </w:pPr>
    </w:p>
    <w:p w14:paraId="0830E824">
      <w:pPr>
        <w:pStyle w:val="15"/>
        <w:widowControl/>
        <w:spacing w:after="80"/>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启动方法</w:t>
      </w:r>
      <w:r>
        <w:rPr>
          <w:rFonts w:hint="eastAsia" w:ascii="宋体" w:hAnsi="宋体" w:eastAsia="宋体" w:cs="宋体"/>
          <w:color w:val="0F1115"/>
          <w:sz w:val="21"/>
          <w:szCs w:val="21"/>
          <w:shd w:val="clear" w:color="auto" w:fill="FFFFFF"/>
        </w:rPr>
        <w:t>：</w:t>
      </w:r>
    </w:p>
    <w:p w14:paraId="14D71A4F">
      <w:pPr>
        <w:pStyle w:val="15"/>
        <w:widowControl/>
        <w:numPr>
          <w:ilvl w:val="0"/>
          <w:numId w:val="24"/>
        </w:numPr>
        <w:rPr>
          <w:rFonts w:ascii="宋体" w:hAnsi="宋体" w:eastAsia="宋体" w:cs="宋体"/>
          <w:sz w:val="21"/>
          <w:szCs w:val="21"/>
        </w:rPr>
      </w:pPr>
      <w:r>
        <w:rPr>
          <w:rFonts w:hint="eastAsia" w:ascii="宋体" w:hAnsi="宋体" w:eastAsia="宋体" w:cs="宋体"/>
          <w:color w:val="0F1115"/>
          <w:sz w:val="21"/>
          <w:szCs w:val="21"/>
          <w:shd w:val="clear" w:color="auto" w:fill="FFFFFF"/>
        </w:rPr>
        <w:t>在宿主 Linux 中，插入 axvisor 内核模块。</w:t>
      </w:r>
    </w:p>
    <w:p w14:paraId="136543D2">
      <w:pPr>
        <w:pStyle w:val="15"/>
        <w:widowControl/>
        <w:numPr>
          <w:ilvl w:val="0"/>
          <w:numId w:val="24"/>
        </w:numPr>
        <w:rPr>
          <w:rFonts w:ascii="宋体" w:hAnsi="宋体" w:eastAsia="宋体" w:cs="宋体"/>
          <w:sz w:val="21"/>
          <w:szCs w:val="21"/>
        </w:rPr>
      </w:pPr>
      <w:r>
        <w:rPr>
          <w:rFonts w:hint="eastAsia" w:ascii="宋体" w:hAnsi="宋体" w:eastAsia="宋体" w:cs="宋体"/>
          <w:color w:val="0F1115"/>
          <w:sz w:val="21"/>
          <w:szCs w:val="21"/>
          <w:shd w:val="clear" w:color="auto" w:fill="FFFFFF"/>
        </w:rPr>
        <w:t>使用 </w:t>
      </w:r>
      <w:r>
        <w:rPr>
          <w:rStyle w:val="22"/>
          <w:rFonts w:hint="eastAsia" w:ascii="宋体" w:hAnsi="宋体" w:eastAsia="宋体" w:cs="宋体"/>
          <w:color w:val="0F1115"/>
          <w:sz w:val="21"/>
          <w:szCs w:val="21"/>
          <w:shd w:val="clear" w:color="auto" w:fill="EBEEF2"/>
        </w:rPr>
        <w:t>axcli</w:t>
      </w:r>
      <w:r>
        <w:rPr>
          <w:rFonts w:hint="eastAsia" w:ascii="宋体" w:hAnsi="宋体" w:eastAsia="宋体" w:cs="宋体"/>
          <w:color w:val="0F1115"/>
          <w:sz w:val="21"/>
          <w:szCs w:val="21"/>
          <w:shd w:val="clear" w:color="auto" w:fill="FFFFFF"/>
        </w:rPr>
        <w:t> 工具启用虚拟化并创建虚拟机。</w:t>
      </w:r>
    </w:p>
    <w:p w14:paraId="36006207">
      <w:pPr>
        <w:pStyle w:val="15"/>
        <w:widowControl/>
        <w:rPr>
          <w:rFonts w:ascii="宋体" w:hAnsi="宋体" w:eastAsia="宋体" w:cs="宋体"/>
          <w:sz w:val="21"/>
          <w:szCs w:val="21"/>
        </w:rPr>
      </w:pPr>
    </w:p>
    <w:p w14:paraId="4ED7EB2D">
      <w:pPr>
        <w:pStyle w:val="15"/>
        <w:widowControl/>
        <w:rPr>
          <w:rFonts w:ascii="宋体" w:hAnsi="宋体" w:eastAsia="宋体" w:cs="宋体"/>
          <w:color w:val="0F1115"/>
          <w:sz w:val="21"/>
          <w:szCs w:val="21"/>
          <w:shd w:val="clear" w:color="auto" w:fill="FFFFFF"/>
        </w:rPr>
      </w:pPr>
      <w:r>
        <w:rPr>
          <w:rStyle w:val="19"/>
          <w:rFonts w:hint="eastAsia" w:ascii="宋体" w:hAnsi="宋体" w:eastAsia="宋体" w:cs="宋体"/>
          <w:bCs/>
          <w:color w:val="0F1115"/>
          <w:sz w:val="21"/>
          <w:szCs w:val="21"/>
          <w:shd w:val="clear" w:color="auto" w:fill="FFFFFF"/>
        </w:rPr>
        <w:t>预计运行时间</w:t>
      </w:r>
      <w:r>
        <w:rPr>
          <w:rFonts w:hint="eastAsia" w:ascii="宋体" w:hAnsi="宋体" w:eastAsia="宋体" w:cs="宋体"/>
          <w:color w:val="0F1115"/>
          <w:sz w:val="21"/>
          <w:szCs w:val="21"/>
          <w:shd w:val="clear" w:color="auto" w:fill="FFFFFF"/>
        </w:rPr>
        <w:t>：秒级。</w:t>
      </w:r>
    </w:p>
    <w:p w14:paraId="1048DBC8">
      <w:pPr>
        <w:pStyle w:val="15"/>
        <w:widowControl/>
        <w:rPr>
          <w:rFonts w:ascii="宋体" w:hAnsi="宋体" w:eastAsia="宋体" w:cs="宋体"/>
          <w:color w:val="0F1115"/>
          <w:sz w:val="21"/>
          <w:szCs w:val="21"/>
          <w:shd w:val="clear" w:color="auto" w:fill="FFFFFF"/>
        </w:rPr>
      </w:pPr>
    </w:p>
    <w:p w14:paraId="63EB2C42">
      <w:pPr>
        <w:pStyle w:val="15"/>
        <w:widowControl/>
        <w:spacing w:after="80"/>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 xml:space="preserve">操作命令格式及格式说明 </w:t>
      </w:r>
      <w:r>
        <w:rPr>
          <w:rFonts w:hint="eastAsia" w:ascii="宋体" w:hAnsi="宋体" w:eastAsia="宋体" w:cs="宋体"/>
          <w:color w:val="0F1115"/>
          <w:sz w:val="21"/>
          <w:szCs w:val="21"/>
          <w:shd w:val="clear" w:color="auto" w:fill="FFFFFF"/>
        </w:rPr>
        <w:t>：</w:t>
      </w:r>
    </w:p>
    <w:p w14:paraId="18A298FB">
      <w:pPr>
        <w:pStyle w:val="14"/>
        <w:widowControl/>
        <w:wordWrap w:val="0"/>
        <w:spacing w:before="160" w:after="160" w:line="220" w:lineRule="atLeast"/>
        <w:rPr>
          <w:rFonts w:hint="default" w:cs="宋体"/>
          <w:i/>
          <w:iCs/>
          <w:sz w:val="21"/>
          <w:szCs w:val="21"/>
          <w:shd w:val="clear" w:color="auto" w:fill="FFFFFF"/>
        </w:rPr>
      </w:pPr>
      <w:r>
        <w:rPr>
          <w:rFonts w:cs="宋体"/>
          <w:i/>
          <w:iCs/>
          <w:sz w:val="21"/>
          <w:szCs w:val="21"/>
          <w:shd w:val="clear" w:color="auto" w:fill="FFFFFF"/>
        </w:rPr>
        <w:t>加载内核模块</w:t>
      </w:r>
    </w:p>
    <w:p w14:paraId="3EA4AE1C">
      <w:pPr>
        <w:pStyle w:val="14"/>
        <w:widowControl/>
        <w:wordWrap w:val="0"/>
        <w:spacing w:before="160" w:after="160" w:line="220" w:lineRule="atLeast"/>
        <w:rPr>
          <w:rFonts w:hint="default" w:cs="宋体"/>
          <w:color w:val="0F1115"/>
          <w:sz w:val="21"/>
          <w:szCs w:val="21"/>
          <w:shd w:val="clear" w:color="auto" w:fill="FFFFFF"/>
        </w:rPr>
      </w:pPr>
      <w:r>
        <w:rPr>
          <w:rFonts w:cs="宋体"/>
          <w:color w:val="4078F2"/>
          <w:sz w:val="21"/>
          <w:szCs w:val="21"/>
          <w:shd w:val="clear" w:color="auto" w:fill="FFFFFF"/>
        </w:rPr>
        <w:t>sudo</w:t>
      </w:r>
      <w:r>
        <w:rPr>
          <w:rFonts w:cs="宋体"/>
          <w:color w:val="0F1115"/>
          <w:sz w:val="21"/>
          <w:szCs w:val="21"/>
          <w:shd w:val="clear" w:color="auto" w:fill="FFFFFF"/>
        </w:rPr>
        <w:t xml:space="preserve"> insmod /path/to/axvisor.ko</w:t>
      </w:r>
    </w:p>
    <w:p w14:paraId="540B936B">
      <w:pPr>
        <w:pStyle w:val="14"/>
        <w:widowControl/>
        <w:wordWrap w:val="0"/>
        <w:spacing w:before="160" w:after="160" w:line="220" w:lineRule="atLeast"/>
        <w:rPr>
          <w:rFonts w:hint="default" w:cs="宋体"/>
          <w:i/>
          <w:iCs/>
          <w:sz w:val="21"/>
          <w:szCs w:val="21"/>
          <w:shd w:val="clear" w:color="auto" w:fill="FFFFFF"/>
        </w:rPr>
      </w:pPr>
      <w:r>
        <w:rPr>
          <w:rFonts w:cs="宋体"/>
          <w:i/>
          <w:iCs/>
          <w:sz w:val="21"/>
          <w:szCs w:val="21"/>
          <w:shd w:val="clear" w:color="auto" w:fill="FFFFFF"/>
        </w:rPr>
        <w:t>启用虚拟化</w:t>
      </w:r>
    </w:p>
    <w:p w14:paraId="55252735">
      <w:pPr>
        <w:pStyle w:val="14"/>
        <w:widowControl/>
        <w:wordWrap w:val="0"/>
        <w:spacing w:before="160" w:after="160" w:line="220" w:lineRule="atLeast"/>
        <w:rPr>
          <w:rFonts w:hint="default" w:cs="宋体"/>
          <w:color w:val="50A14F"/>
          <w:sz w:val="21"/>
          <w:szCs w:val="21"/>
          <w:shd w:val="clear" w:color="auto" w:fill="FFFFFF"/>
        </w:rPr>
      </w:pPr>
      <w:r>
        <w:rPr>
          <w:rFonts w:cs="宋体"/>
          <w:color w:val="4078F2"/>
          <w:sz w:val="21"/>
          <w:szCs w:val="21"/>
          <w:shd w:val="clear" w:color="auto" w:fill="FFFFFF"/>
        </w:rPr>
        <w:t>sudo</w:t>
      </w:r>
      <w:r>
        <w:rPr>
          <w:rFonts w:cs="宋体"/>
          <w:color w:val="0F1115"/>
          <w:sz w:val="21"/>
          <w:szCs w:val="21"/>
          <w:shd w:val="clear" w:color="auto" w:fill="FFFFFF"/>
        </w:rPr>
        <w:t xml:space="preserve"> ./axcli </w:t>
      </w:r>
      <w:r>
        <w:rPr>
          <w:rFonts w:cs="宋体"/>
          <w:color w:val="50A14F"/>
          <w:sz w:val="21"/>
          <w:szCs w:val="21"/>
          <w:shd w:val="clear" w:color="auto" w:fill="FFFFFF"/>
        </w:rPr>
        <w:t>enable</w:t>
      </w:r>
    </w:p>
    <w:p w14:paraId="75E6060E">
      <w:pPr>
        <w:pStyle w:val="14"/>
        <w:widowControl/>
        <w:wordWrap w:val="0"/>
        <w:spacing w:before="160" w:after="160" w:line="220" w:lineRule="atLeast"/>
        <w:rPr>
          <w:rFonts w:hint="default" w:cs="宋体"/>
          <w:i/>
          <w:iCs/>
          <w:color w:val="A0A1A7"/>
          <w:sz w:val="21"/>
          <w:szCs w:val="21"/>
          <w:shd w:val="clear" w:color="auto" w:fill="FFFFFF"/>
        </w:rPr>
      </w:pPr>
      <w:r>
        <w:rPr>
          <w:rFonts w:cs="宋体"/>
          <w:i/>
          <w:iCs/>
          <w:color w:val="A0A1A7"/>
          <w:sz w:val="21"/>
          <w:szCs w:val="21"/>
          <w:shd w:val="clear" w:color="auto" w:fill="FFFFFF"/>
        </w:rPr>
        <w:t>创建并启动虚拟机</w:t>
      </w:r>
    </w:p>
    <w:p w14:paraId="0CFBB1D1">
      <w:pPr>
        <w:pStyle w:val="14"/>
        <w:widowControl/>
        <w:wordWrap w:val="0"/>
        <w:spacing w:before="160" w:after="160" w:line="220" w:lineRule="atLeast"/>
        <w:rPr>
          <w:del w:id="0" w:author="Microsoft Office User" w:date="2025-09-28T14:21:00Z"/>
          <w:rFonts w:hint="default" w:cs="宋体"/>
          <w:sz w:val="21"/>
          <w:szCs w:val="21"/>
        </w:rPr>
      </w:pPr>
      <w:r>
        <w:rPr>
          <w:rFonts w:cs="宋体"/>
          <w:color w:val="4078F2"/>
          <w:sz w:val="21"/>
          <w:szCs w:val="21"/>
          <w:shd w:val="clear" w:color="auto" w:fill="FFFFFF"/>
        </w:rPr>
        <w:t>sudo</w:t>
      </w:r>
      <w:r>
        <w:rPr>
          <w:rFonts w:cs="宋体"/>
          <w:color w:val="0F1115"/>
          <w:sz w:val="21"/>
          <w:szCs w:val="21"/>
          <w:shd w:val="clear" w:color="auto" w:fill="FFFFFF"/>
        </w:rPr>
        <w:t xml:space="preserve"> ./axcli vm create </w:t>
      </w:r>
      <w:r>
        <w:rPr>
          <w:rFonts w:cs="宋体"/>
          <w:color w:val="4078F2"/>
          <w:sz w:val="21"/>
          <w:szCs w:val="21"/>
          <w:shd w:val="clear" w:color="auto" w:fill="FFFFFF"/>
        </w:rPr>
        <w:t>--name</w:t>
      </w:r>
      <w:r>
        <w:rPr>
          <w:rFonts w:cs="宋体"/>
          <w:color w:val="0F1115"/>
          <w:sz w:val="21"/>
          <w:szCs w:val="21"/>
          <w:shd w:val="clear" w:color="auto" w:fill="FFFFFF"/>
        </w:rPr>
        <w:t xml:space="preserve"> </w:t>
      </w:r>
      <w:r>
        <w:rPr>
          <w:rFonts w:cs="宋体"/>
          <w:color w:val="4078F2"/>
          <w:sz w:val="21"/>
          <w:szCs w:val="21"/>
          <w:shd w:val="clear" w:color="auto" w:fill="FFFFFF"/>
        </w:rPr>
        <w:t>&lt;</w:t>
      </w:r>
      <w:r>
        <w:rPr>
          <w:rFonts w:cs="宋体"/>
          <w:color w:val="0F1115"/>
          <w:sz w:val="21"/>
          <w:szCs w:val="21"/>
          <w:shd w:val="clear" w:color="auto" w:fill="FFFFFF"/>
        </w:rPr>
        <w:t>vm_name</w:t>
      </w:r>
      <w:r>
        <w:rPr>
          <w:rFonts w:cs="宋体"/>
          <w:color w:val="4078F2"/>
          <w:sz w:val="21"/>
          <w:szCs w:val="21"/>
          <w:shd w:val="clear" w:color="auto" w:fill="FFFFFF"/>
        </w:rPr>
        <w:t>&gt;</w:t>
      </w:r>
      <w:r>
        <w:rPr>
          <w:rFonts w:cs="宋体"/>
          <w:color w:val="0F1115"/>
          <w:sz w:val="21"/>
          <w:szCs w:val="21"/>
          <w:shd w:val="clear" w:color="auto" w:fill="FFFFFF"/>
        </w:rPr>
        <w:t xml:space="preserve"> --cfg-path </w:t>
      </w:r>
      <w:r>
        <w:rPr>
          <w:rFonts w:cs="宋体"/>
          <w:color w:val="4078F2"/>
          <w:sz w:val="21"/>
          <w:szCs w:val="21"/>
          <w:shd w:val="clear" w:color="auto" w:fill="FFFFFF"/>
        </w:rPr>
        <w:t>&lt;</w:t>
      </w:r>
      <w:r>
        <w:rPr>
          <w:rFonts w:cs="宋体"/>
          <w:color w:val="0F1115"/>
          <w:sz w:val="21"/>
          <w:szCs w:val="21"/>
          <w:shd w:val="clear" w:color="auto" w:fill="FFFFFF"/>
        </w:rPr>
        <w:t>config.toml</w:t>
      </w:r>
      <w:r>
        <w:rPr>
          <w:rFonts w:cs="宋体"/>
          <w:color w:val="4078F2"/>
          <w:sz w:val="21"/>
          <w:szCs w:val="21"/>
          <w:shd w:val="clear" w:color="auto" w:fill="FFFFFF"/>
        </w:rPr>
        <w:t>&gt;</w:t>
      </w:r>
    </w:p>
    <w:p w14:paraId="5A5B48D5">
      <w:pPr>
        <w:widowControl/>
        <w:numPr>
          <w:ilvl w:val="0"/>
          <w:numId w:val="0"/>
        </w:numPr>
        <w:tabs>
          <w:tab w:val="left" w:pos="720"/>
        </w:tabs>
        <w:spacing w:before="60" w:afterAutospacing="1"/>
        <w:ind w:left="0" w:firstLine="0"/>
        <w:rPr>
          <w:del w:id="2" w:author="Microsoft Office User" w:date="2025-09-28T14:21:00Z"/>
          <w:rFonts w:ascii="宋体" w:hAnsi="宋体" w:eastAsia="宋体" w:cs="宋体"/>
          <w:szCs w:val="21"/>
        </w:rPr>
        <w:pPrChange w:id="1" w:author="Microsoft Office User" w:date="2025-09-28T14:21:00Z">
          <w:pPr>
            <w:widowControl/>
            <w:numPr>
              <w:ilvl w:val="0"/>
              <w:numId w:val="25"/>
            </w:numPr>
            <w:spacing w:before="60" w:afterAutospacing="1"/>
            <w:ind w:left="720" w:hanging="360"/>
          </w:pPr>
        </w:pPrChange>
      </w:pPr>
    </w:p>
    <w:p w14:paraId="442EAD0B">
      <w:pPr>
        <w:pStyle w:val="14"/>
        <w:widowControl/>
        <w:wordWrap w:val="0"/>
        <w:spacing w:before="160" w:after="160" w:afterAutospacing="1" w:line="220" w:lineRule="atLeast"/>
        <w:ind w:left="720"/>
        <w:pPrChange w:id="3" w:author="Microsoft Office User" w:date="2025-09-28T14:21:00Z">
          <w:pPr>
            <w:widowControl/>
            <w:numPr>
              <w:ilvl w:val="0"/>
              <w:numId w:val="25"/>
            </w:numPr>
            <w:spacing w:before="60" w:afterAutospacing="1"/>
            <w:ind w:left="720" w:hanging="360"/>
          </w:pPr>
        </w:pPrChange>
      </w:pPr>
    </w:p>
    <w:p w14:paraId="7F76ED47">
      <w:pPr>
        <w:pStyle w:val="15"/>
        <w:widowControl/>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 xml:space="preserve">其他事项 </w:t>
      </w:r>
      <w:del w:id="4" w:author="Microsoft Office User" w:date="2025-09-28T14:21:00Z">
        <w:r>
          <w:rPr>
            <w:rStyle w:val="19"/>
            <w:rFonts w:hint="eastAsia" w:ascii="宋体" w:hAnsi="宋体" w:eastAsia="宋体" w:cs="宋体"/>
            <w:bCs/>
            <w:color w:val="0F1115"/>
            <w:sz w:val="21"/>
            <w:szCs w:val="21"/>
            <w:shd w:val="clear" w:color="auto" w:fill="FFFFFF"/>
          </w:rPr>
          <w:delText>f</w:delText>
        </w:r>
      </w:del>
      <w:r>
        <w:rPr>
          <w:rFonts w:hint="eastAsia" w:ascii="宋体" w:hAnsi="宋体" w:eastAsia="宋体" w:cs="宋体"/>
          <w:color w:val="0F1115"/>
          <w:sz w:val="21"/>
          <w:szCs w:val="21"/>
          <w:shd w:val="clear" w:color="auto" w:fill="FFFFFF"/>
        </w:rPr>
        <w:t>：需提前准备好虚拟机配置文件和外设镜像</w:t>
      </w:r>
      <w:ins w:id="5" w:author="Microsoft Office User" w:date="2025-09-28T14:29:00Z">
        <w:r>
          <w:rPr>
            <w:rFonts w:hint="eastAsia" w:ascii="宋体" w:hAnsi="宋体" w:eastAsia="宋体" w:cs="宋体"/>
            <w:color w:val="0F1115"/>
            <w:sz w:val="21"/>
            <w:szCs w:val="21"/>
            <w:shd w:val="clear" w:color="auto" w:fill="FFFFFF"/>
          </w:rPr>
          <w:t>，</w:t>
        </w:r>
      </w:ins>
      <w:ins w:id="6" w:author="Microsoft Office User" w:date="2025-09-28T14:29:00Z">
        <w:r>
          <w:rPr>
            <w:rFonts w:hint="eastAsia" w:asciiTheme="minorEastAsia" w:hAnsiTheme="minorEastAsia"/>
          </w:rPr>
          <w:t>若启动的guestVM 为Linux，需要为其制作ramdisk作为rootfs</w:t>
        </w:r>
      </w:ins>
      <w:r>
        <w:rPr>
          <w:rFonts w:hint="eastAsia" w:ascii="宋体" w:hAnsi="宋体" w:eastAsia="宋体" w:cs="宋体"/>
          <w:color w:val="0F1115"/>
          <w:sz w:val="21"/>
          <w:szCs w:val="21"/>
          <w:shd w:val="clear" w:color="auto" w:fill="FFFFFF"/>
        </w:rPr>
        <w:t>。</w:t>
      </w:r>
    </w:p>
    <w:p w14:paraId="1D9B4421">
      <w:pPr>
        <w:widowControl/>
        <w:numPr>
          <w:ilvl w:val="0"/>
          <w:numId w:val="0"/>
        </w:numPr>
        <w:tabs>
          <w:tab w:val="left" w:pos="720"/>
        </w:tabs>
        <w:spacing w:before="60" w:afterAutospacing="1"/>
        <w:ind w:left="0" w:firstLine="0"/>
        <w:rPr>
          <w:rFonts w:ascii="宋体" w:hAnsi="宋体" w:eastAsia="宋体" w:cs="宋体"/>
          <w:szCs w:val="21"/>
        </w:rPr>
        <w:pPrChange w:id="7" w:author="Microsoft Office User" w:date="2025-09-28T14:21:00Z">
          <w:pPr>
            <w:widowControl/>
            <w:numPr>
              <w:ilvl w:val="0"/>
              <w:numId w:val="25"/>
            </w:numPr>
            <w:spacing w:before="60" w:afterAutospacing="1"/>
            <w:ind w:left="720" w:hanging="360"/>
          </w:pPr>
        </w:pPrChange>
      </w:pPr>
    </w:p>
    <w:p w14:paraId="479B6FC1">
      <w:pPr>
        <w:pStyle w:val="7"/>
        <w:widowControl/>
        <w:shd w:val="clear" w:color="auto" w:fill="FFFFFF"/>
        <w:spacing w:before="160" w:after="160"/>
        <w:rPr>
          <w:rFonts w:ascii="宋体" w:hAnsi="宋体" w:eastAsia="宋体" w:cs="宋体"/>
          <w:color w:val="0F1115"/>
          <w:sz w:val="21"/>
          <w:szCs w:val="21"/>
        </w:rPr>
        <w:pPrChange w:id="8" w:author="Microsoft Office User" w:date="2025-09-28T14:21:00Z">
          <w:pPr>
            <w:pStyle w:val="15"/>
            <w:widowControl/>
            <w:shd w:val="clear" w:color="auto" w:fill="FFFFFF"/>
            <w:spacing w:before="160" w:after="160"/>
          </w:pPr>
        </w:pPrChange>
      </w:pPr>
      <w:del w:id="9" w:author="Microsoft Office User" w:date="2025-09-28T14:21:00Z">
        <w:r>
          <w:rPr>
            <w:rStyle w:val="19"/>
            <w:rFonts w:hint="eastAsia" w:ascii="宋体" w:hAnsi="宋体" w:eastAsia="宋体" w:cs="宋体"/>
            <w:b/>
            <w:color w:val="0F1115"/>
            <w:sz w:val="21"/>
            <w:szCs w:val="21"/>
            <w:shd w:val="clear" w:color="auto" w:fill="FFFFFF"/>
          </w:rPr>
          <w:delText>运行目的 a：</w:delText>
        </w:r>
      </w:del>
      <w:r>
        <w:rPr>
          <w:rStyle w:val="19"/>
          <w:rFonts w:hint="eastAsia" w:ascii="宋体" w:hAnsi="宋体" w:eastAsia="宋体" w:cs="宋体"/>
          <w:b/>
          <w:color w:val="0F1115"/>
          <w:sz w:val="21"/>
          <w:szCs w:val="21"/>
          <w:shd w:val="clear" w:color="auto" w:fill="FFFFFF"/>
        </w:rPr>
        <w:t>在 aarch64 (RK3588) 上以 Type-1 模式运行</w:t>
      </w:r>
    </w:p>
    <w:p w14:paraId="1D5BE715">
      <w:pPr>
        <w:widowControl/>
        <w:numPr>
          <w:ilvl w:val="0"/>
          <w:numId w:val="0"/>
        </w:numPr>
        <w:tabs>
          <w:tab w:val="left" w:pos="720"/>
        </w:tabs>
        <w:spacing w:beforeAutospacing="1" w:afterAutospacing="1"/>
        <w:ind w:left="0" w:firstLine="0"/>
        <w:rPr>
          <w:del w:id="11" w:author="Microsoft Office User" w:date="2025-09-28T14:21:00Z"/>
          <w:rFonts w:ascii="宋体" w:hAnsi="宋体" w:eastAsia="宋体" w:cs="宋体"/>
          <w:szCs w:val="21"/>
        </w:rPr>
        <w:pPrChange w:id="10" w:author="Microsoft Office User" w:date="2025-09-28T14:21:00Z">
          <w:pPr>
            <w:widowControl/>
            <w:numPr>
              <w:ilvl w:val="0"/>
              <w:numId w:val="26"/>
            </w:numPr>
            <w:spacing w:beforeAutospacing="1" w:afterAutospacing="1"/>
            <w:ind w:left="720" w:hanging="360"/>
          </w:pPr>
        </w:pPrChange>
      </w:pPr>
    </w:p>
    <w:p w14:paraId="5494F258">
      <w:pPr>
        <w:pStyle w:val="15"/>
        <w:widowControl/>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 xml:space="preserve">操作要求 </w:t>
      </w:r>
      <w:del w:id="12" w:author="Microsoft Office User" w:date="2025-09-28T14:21:00Z">
        <w:r>
          <w:rPr>
            <w:rStyle w:val="19"/>
            <w:rFonts w:hint="eastAsia" w:ascii="宋体" w:hAnsi="宋体" w:eastAsia="宋体" w:cs="宋体"/>
            <w:bCs/>
            <w:color w:val="0F1115"/>
            <w:sz w:val="21"/>
            <w:szCs w:val="21"/>
            <w:shd w:val="clear" w:color="auto" w:fill="FFFFFF"/>
          </w:rPr>
          <w:delText>b</w:delText>
        </w:r>
      </w:del>
      <w:r>
        <w:rPr>
          <w:rFonts w:hint="eastAsia" w:ascii="宋体" w:hAnsi="宋体" w:eastAsia="宋体" w:cs="宋体"/>
          <w:color w:val="0F1115"/>
          <w:sz w:val="21"/>
          <w:szCs w:val="21"/>
          <w:shd w:val="clear" w:color="auto" w:fill="FFFFFF"/>
        </w:rPr>
        <w:t>：硬件平台为 ROC-RK3588s-PC，镜像已烧录或置于启动介质。</w:t>
      </w:r>
    </w:p>
    <w:p w14:paraId="4E0B6ABC">
      <w:pPr>
        <w:widowControl/>
        <w:numPr>
          <w:ilvl w:val="0"/>
          <w:numId w:val="0"/>
        </w:numPr>
        <w:tabs>
          <w:tab w:val="left" w:pos="720"/>
        </w:tabs>
        <w:spacing w:beforeAutospacing="1" w:afterAutospacing="1"/>
        <w:ind w:left="0" w:firstLine="0"/>
        <w:rPr>
          <w:del w:id="14" w:author="Microsoft Office User" w:date="2025-09-28T14:21:00Z"/>
          <w:rFonts w:ascii="宋体" w:hAnsi="宋体" w:eastAsia="宋体" w:cs="宋体"/>
          <w:szCs w:val="21"/>
        </w:rPr>
        <w:pPrChange w:id="13" w:author="Microsoft Office User" w:date="2025-09-28T14:21:00Z">
          <w:pPr>
            <w:widowControl/>
            <w:numPr>
              <w:ilvl w:val="0"/>
              <w:numId w:val="26"/>
            </w:numPr>
            <w:spacing w:beforeAutospacing="1" w:afterAutospacing="1"/>
            <w:ind w:left="720" w:hanging="360"/>
          </w:pPr>
        </w:pPrChange>
      </w:pPr>
    </w:p>
    <w:p w14:paraId="1560F125">
      <w:pPr>
        <w:widowControl/>
        <w:numPr>
          <w:ilvl w:val="0"/>
          <w:numId w:val="0"/>
        </w:numPr>
        <w:tabs>
          <w:tab w:val="left" w:pos="720"/>
        </w:tabs>
        <w:spacing w:before="0" w:beforeAutospacing="1" w:afterAutospacing="1"/>
        <w:ind w:left="0" w:firstLine="0"/>
        <w:rPr>
          <w:rFonts w:ascii="宋体" w:hAnsi="宋体" w:eastAsia="宋体" w:cs="宋体"/>
          <w:szCs w:val="21"/>
        </w:rPr>
        <w:pPrChange w:id="15" w:author="Microsoft Office User" w:date="2025-09-28T14:21:00Z">
          <w:pPr>
            <w:widowControl/>
            <w:numPr>
              <w:ilvl w:val="0"/>
              <w:numId w:val="26"/>
            </w:numPr>
            <w:spacing w:before="60" w:afterAutospacing="1"/>
            <w:ind w:left="720" w:hanging="360"/>
          </w:pPr>
        </w:pPrChange>
      </w:pPr>
    </w:p>
    <w:p w14:paraId="2803D658">
      <w:pPr>
        <w:pStyle w:val="15"/>
        <w:widowControl/>
        <w:spacing w:after="80"/>
        <w:rPr>
          <w:del w:id="16" w:author="Microsoft Office User" w:date="2025-09-28T14:20:00Z"/>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 xml:space="preserve">启动方法 </w:t>
      </w:r>
      <w:del w:id="17" w:author="Microsoft Office User" w:date="2025-09-28T14:30:00Z">
        <w:r>
          <w:rPr>
            <w:rStyle w:val="19"/>
            <w:rFonts w:hint="eastAsia" w:ascii="宋体" w:hAnsi="宋体" w:eastAsia="宋体" w:cs="宋体"/>
            <w:bCs/>
            <w:color w:val="0F1115"/>
            <w:sz w:val="21"/>
            <w:szCs w:val="21"/>
            <w:shd w:val="clear" w:color="auto" w:fill="FFFFFF"/>
          </w:rPr>
          <w:delText>c</w:delText>
        </w:r>
      </w:del>
      <w:r>
        <w:rPr>
          <w:rFonts w:hint="eastAsia" w:ascii="宋体" w:hAnsi="宋体" w:eastAsia="宋体" w:cs="宋体"/>
          <w:color w:val="0F1115"/>
          <w:sz w:val="21"/>
          <w:szCs w:val="21"/>
          <w:shd w:val="clear" w:color="auto" w:fill="FFFFFF"/>
        </w:rPr>
        <w:t>：</w:t>
      </w:r>
    </w:p>
    <w:p w14:paraId="5BA96C92">
      <w:pPr>
        <w:widowControl/>
        <w:numPr>
          <w:ilvl w:val="0"/>
          <w:numId w:val="0"/>
        </w:numPr>
        <w:tabs>
          <w:tab w:val="left" w:pos="720"/>
        </w:tabs>
        <w:spacing w:before="60" w:afterAutospacing="1"/>
        <w:ind w:left="0" w:firstLine="0"/>
        <w:rPr>
          <w:del w:id="19" w:author="Microsoft Office User" w:date="2025-09-28T14:20:00Z"/>
          <w:rFonts w:ascii="宋体" w:hAnsi="宋体" w:eastAsia="宋体" w:cs="宋体"/>
          <w:szCs w:val="21"/>
        </w:rPr>
        <w:pPrChange w:id="18" w:author="Microsoft Office User" w:date="2025-09-28T14:20:00Z">
          <w:pPr>
            <w:widowControl/>
            <w:numPr>
              <w:ilvl w:val="0"/>
              <w:numId w:val="26"/>
            </w:numPr>
            <w:spacing w:before="60" w:afterAutospacing="1"/>
            <w:ind w:left="720" w:hanging="360"/>
          </w:pPr>
        </w:pPrChange>
      </w:pPr>
    </w:p>
    <w:p w14:paraId="171DCCBA">
      <w:pPr>
        <w:pStyle w:val="15"/>
        <w:widowControl/>
        <w:spacing w:beforeAutospacing="1" w:after="80" w:afterAutospacing="1"/>
        <w:ind w:left="1440"/>
        <w:pPrChange w:id="20" w:author="Microsoft Office User" w:date="2025-09-28T14:20:00Z">
          <w:pPr>
            <w:widowControl/>
            <w:numPr>
              <w:ilvl w:val="1"/>
              <w:numId w:val="27"/>
            </w:numPr>
            <w:tabs>
              <w:tab w:val="left" w:pos="1440"/>
            </w:tabs>
            <w:spacing w:beforeAutospacing="1" w:afterAutospacing="1"/>
            <w:ind w:left="1440" w:hanging="360"/>
          </w:pPr>
        </w:pPrChange>
      </w:pPr>
    </w:p>
    <w:p w14:paraId="37303153">
      <w:pPr>
        <w:pStyle w:val="15"/>
        <w:widowControl/>
        <w:numPr>
          <w:ilvl w:val="0"/>
          <w:numId w:val="24"/>
        </w:numPr>
        <w:rPr>
          <w:del w:id="22" w:author="Microsoft Office User" w:date="2025-09-28T14:20:00Z"/>
          <w:rFonts w:ascii="宋体" w:hAnsi="宋体" w:eastAsia="宋体" w:cs="宋体"/>
          <w:color w:val="0F1115"/>
          <w:sz w:val="21"/>
          <w:szCs w:val="21"/>
          <w:shd w:val="clear" w:color="auto" w:fill="FFFFFF"/>
        </w:rPr>
        <w:pPrChange w:id="21" w:author="Microsoft Office User" w:date="2025-09-28T14:20:00Z">
          <w:pPr>
            <w:pStyle w:val="15"/>
            <w:widowControl/>
          </w:pPr>
        </w:pPrChange>
      </w:pPr>
      <w:r>
        <w:rPr>
          <w:rFonts w:hint="eastAsia" w:ascii="宋体" w:hAnsi="宋体" w:eastAsia="宋体" w:cs="宋体"/>
          <w:color w:val="0F1115"/>
          <w:sz w:val="21"/>
          <w:szCs w:val="21"/>
          <w:shd w:val="clear" w:color="auto" w:fill="FFFFFF"/>
        </w:rPr>
        <w:t>启动开发板，在 U-Boot 阶段中断引导。</w:t>
      </w:r>
    </w:p>
    <w:p w14:paraId="75DF57A7">
      <w:pPr>
        <w:pStyle w:val="15"/>
        <w:widowControl/>
        <w:numPr>
          <w:ilvl w:val="0"/>
          <w:numId w:val="24"/>
        </w:numPr>
        <w:rPr>
          <w:ins w:id="24" w:author="Microsoft Office User" w:date="2025-09-28T14:20:00Z"/>
          <w:rFonts w:ascii="宋体" w:hAnsi="宋体" w:eastAsia="宋体" w:cs="宋体"/>
          <w:color w:val="0F1115"/>
          <w:sz w:val="21"/>
          <w:szCs w:val="21"/>
          <w:shd w:val="clear" w:color="auto" w:fill="FFFFFF"/>
          <w:rPrChange w:id="25" w:author="Microsoft Office User" w:date="2025-09-28T14:20:00Z">
            <w:rPr>
              <w:ins w:id="26" w:author="Microsoft Office User" w:date="2025-09-28T14:20:00Z"/>
              <w:rFonts w:ascii="宋体" w:hAnsi="宋体" w:eastAsia="宋体" w:cs="宋体"/>
              <w:sz w:val="21"/>
              <w:szCs w:val="21"/>
            </w:rPr>
          </w:rPrChange>
        </w:rPr>
        <w:pPrChange w:id="23" w:author="Microsoft Office User" w:date="2025-09-28T14:20:00Z">
          <w:pPr>
            <w:pStyle w:val="15"/>
            <w:widowControl/>
          </w:pPr>
        </w:pPrChange>
      </w:pPr>
    </w:p>
    <w:p w14:paraId="5197E226">
      <w:pPr>
        <w:widowControl/>
        <w:numPr>
          <w:ilvl w:val="0"/>
          <w:numId w:val="24"/>
        </w:numPr>
        <w:tabs>
          <w:tab w:val="left" w:pos="720"/>
          <w:tab w:val="left" w:pos="1440"/>
        </w:tabs>
        <w:spacing w:beforeAutospacing="1" w:afterAutospacing="1"/>
        <w:ind w:left="420" w:hanging="420"/>
        <w:rPr>
          <w:del w:id="28" w:author="Microsoft Office User" w:date="2025-09-28T14:20:00Z"/>
          <w:rFonts w:ascii="宋体" w:hAnsi="宋体" w:eastAsia="宋体" w:cs="宋体"/>
          <w:color w:val="0F1115"/>
          <w:szCs w:val="21"/>
          <w:shd w:val="clear" w:color="auto" w:fill="FFFFFF"/>
          <w:rPrChange w:id="29" w:author="Microsoft Office User" w:date="2025-09-28T14:20:00Z">
            <w:rPr>
              <w:del w:id="30" w:author="Microsoft Office User" w:date="2025-09-28T14:20:00Z"/>
              <w:rFonts w:ascii="宋体" w:hAnsi="宋体" w:eastAsia="宋体" w:cs="宋体"/>
              <w:szCs w:val="21"/>
            </w:rPr>
          </w:rPrChange>
        </w:rPr>
        <w:pPrChange w:id="27" w:author="Microsoft Office User" w:date="2025-09-28T14:20:00Z">
          <w:pPr>
            <w:widowControl/>
            <w:numPr>
              <w:ilvl w:val="1"/>
              <w:numId w:val="27"/>
            </w:numPr>
            <w:tabs>
              <w:tab w:val="left" w:pos="1440"/>
            </w:tabs>
            <w:spacing w:beforeAutospacing="1" w:afterAutospacing="1"/>
            <w:ind w:left="1440" w:hanging="360"/>
          </w:pPr>
        </w:pPrChange>
      </w:pPr>
    </w:p>
    <w:p w14:paraId="5AE7CC38">
      <w:pPr>
        <w:widowControl/>
        <w:numPr>
          <w:ilvl w:val="0"/>
          <w:numId w:val="24"/>
        </w:numPr>
        <w:tabs>
          <w:tab w:val="left" w:pos="720"/>
          <w:tab w:val="left" w:pos="1440"/>
        </w:tabs>
        <w:spacing w:before="60" w:beforeAutospacing="1" w:afterAutospacing="1"/>
        <w:ind w:left="420" w:hanging="420"/>
        <w:rPr>
          <w:del w:id="32" w:author="Microsoft Office User" w:date="2025-09-28T14:20:00Z"/>
          <w:rFonts w:ascii="宋体" w:hAnsi="宋体" w:eastAsia="宋体" w:cs="宋体"/>
          <w:color w:val="0F1115"/>
          <w:szCs w:val="21"/>
          <w:shd w:val="clear" w:color="auto" w:fill="FFFFFF"/>
          <w:rPrChange w:id="33" w:author="Microsoft Office User" w:date="2025-09-28T14:20:00Z">
            <w:rPr>
              <w:del w:id="34" w:author="Microsoft Office User" w:date="2025-09-28T14:20:00Z"/>
            </w:rPr>
          </w:rPrChange>
        </w:rPr>
        <w:pPrChange w:id="31" w:author="Microsoft Office User" w:date="2025-09-28T14:20:00Z">
          <w:pPr>
            <w:widowControl/>
            <w:numPr>
              <w:ilvl w:val="1"/>
              <w:numId w:val="27"/>
            </w:numPr>
            <w:tabs>
              <w:tab w:val="left" w:pos="1440"/>
            </w:tabs>
            <w:spacing w:before="60" w:afterAutospacing="1"/>
            <w:ind w:left="1440" w:hanging="360"/>
          </w:pPr>
        </w:pPrChange>
      </w:pPr>
    </w:p>
    <w:p w14:paraId="564A9D0C">
      <w:pPr>
        <w:pStyle w:val="15"/>
        <w:widowControl/>
        <w:numPr>
          <w:ilvl w:val="0"/>
          <w:numId w:val="24"/>
        </w:numPr>
        <w:rPr>
          <w:del w:id="36" w:author="Microsoft Office User" w:date="2025-09-28T14:20:00Z"/>
          <w:rFonts w:ascii="宋体" w:hAnsi="宋体" w:eastAsia="宋体" w:cs="宋体"/>
          <w:color w:val="0F1115"/>
          <w:sz w:val="21"/>
          <w:szCs w:val="21"/>
          <w:shd w:val="clear" w:color="auto" w:fill="FFFFFF"/>
          <w:rPrChange w:id="37" w:author="Microsoft Office User" w:date="2025-09-28T14:20:00Z">
            <w:rPr>
              <w:del w:id="38" w:author="Microsoft Office User" w:date="2025-09-28T14:20:00Z"/>
            </w:rPr>
          </w:rPrChange>
        </w:rPr>
        <w:pPrChange w:id="35" w:author="Microsoft Office User" w:date="2025-09-28T14:20:00Z">
          <w:pPr>
            <w:pStyle w:val="15"/>
            <w:widowControl/>
          </w:pPr>
        </w:pPrChange>
      </w:pPr>
      <w:r>
        <w:rPr>
          <w:rFonts w:hint="eastAsia" w:ascii="宋体" w:hAnsi="宋体" w:eastAsia="宋体" w:cs="宋体"/>
          <w:color w:val="0F1115"/>
          <w:sz w:val="21"/>
          <w:szCs w:val="21"/>
          <w:shd w:val="clear" w:color="auto" w:fill="FFFFFF"/>
          <w:rPrChange w:id="39" w:author="Microsoft Office User" w:date="2025-09-28T14:20:00Z">
            <w:rPr>
              <w:rFonts w:hint="eastAsia"/>
              <w:shd w:val="clear" w:color="auto" w:fill="FFFFFF"/>
            </w:rPr>
          </w:rPrChange>
        </w:rPr>
        <w:t>在</w:t>
      </w:r>
      <w:r>
        <w:rPr>
          <w:rFonts w:ascii="宋体" w:hAnsi="宋体" w:eastAsia="宋体" w:cs="宋体"/>
          <w:color w:val="0F1115"/>
          <w:sz w:val="21"/>
          <w:szCs w:val="21"/>
          <w:shd w:val="clear" w:color="auto" w:fill="FFFFFF"/>
          <w:rPrChange w:id="40" w:author="Microsoft Office User" w:date="2025-09-28T14:20:00Z">
            <w:rPr>
              <w:shd w:val="clear" w:color="auto" w:fill="FFFFFF"/>
            </w:rPr>
          </w:rPrChange>
        </w:rPr>
        <w:t xml:space="preserve"> U-Boot </w:t>
      </w:r>
      <w:r>
        <w:rPr>
          <w:rFonts w:hint="eastAsia" w:ascii="宋体" w:hAnsi="宋体" w:eastAsia="宋体" w:cs="宋体"/>
          <w:color w:val="0F1115"/>
          <w:sz w:val="21"/>
          <w:szCs w:val="21"/>
          <w:shd w:val="clear" w:color="auto" w:fill="FFFFFF"/>
          <w:rPrChange w:id="41" w:author="Microsoft Office User" w:date="2025-09-28T14:20:00Z">
            <w:rPr>
              <w:rFonts w:hint="eastAsia"/>
              <w:shd w:val="clear" w:color="auto" w:fill="FFFFFF"/>
            </w:rPr>
          </w:rPrChange>
        </w:rPr>
        <w:t>命令行下，加载</w:t>
      </w:r>
      <w:r>
        <w:rPr>
          <w:rFonts w:ascii="宋体" w:hAnsi="宋体" w:eastAsia="宋体" w:cs="宋体"/>
          <w:color w:val="0F1115"/>
          <w:sz w:val="21"/>
          <w:szCs w:val="21"/>
          <w:shd w:val="clear" w:color="auto" w:fill="FFFFFF"/>
          <w:rPrChange w:id="42" w:author="Microsoft Office User" w:date="2025-09-28T14:20:00Z">
            <w:rPr>
              <w:shd w:val="clear" w:color="auto" w:fill="FFFFFF"/>
            </w:rPr>
          </w:rPrChange>
        </w:rPr>
        <w:t xml:space="preserve"> </w:t>
      </w:r>
      <w:r>
        <w:rPr>
          <w:rFonts w:ascii="宋体" w:hAnsi="宋体" w:eastAsia="宋体" w:cs="宋体"/>
          <w:color w:val="0F1115"/>
          <w:sz w:val="21"/>
          <w:szCs w:val="21"/>
          <w:shd w:val="clear" w:color="auto" w:fill="FFFFFF"/>
          <w:rPrChange w:id="43" w:author="Microsoft Office User" w:date="2025-09-28T14:20:00Z">
            <w:rPr>
              <w:shd w:val="clear" w:color="auto" w:fill="FFFFFF"/>
            </w:rPr>
          </w:rPrChange>
        </w:rPr>
        <w:t>axvisor</w:t>
      </w:r>
      <w:r>
        <w:rPr>
          <w:rFonts w:ascii="宋体" w:hAnsi="宋体" w:eastAsia="宋体" w:cs="宋体"/>
          <w:color w:val="0F1115"/>
          <w:sz w:val="21"/>
          <w:szCs w:val="21"/>
          <w:shd w:val="clear" w:color="auto" w:fill="FFFFFF"/>
          <w:rPrChange w:id="44" w:author="Microsoft Office User" w:date="2025-09-28T14:20:00Z">
            <w:rPr>
              <w:shd w:val="clear" w:color="auto" w:fill="FFFFFF"/>
            </w:rPr>
          </w:rPrChange>
        </w:rPr>
        <w:t xml:space="preserve"> </w:t>
      </w:r>
      <w:r>
        <w:rPr>
          <w:rFonts w:hint="eastAsia" w:ascii="宋体" w:hAnsi="宋体" w:eastAsia="宋体" w:cs="宋体"/>
          <w:color w:val="0F1115"/>
          <w:sz w:val="21"/>
          <w:szCs w:val="21"/>
          <w:shd w:val="clear" w:color="auto" w:fill="FFFFFF"/>
          <w:rPrChange w:id="45" w:author="Microsoft Office User" w:date="2025-09-28T14:20:00Z">
            <w:rPr>
              <w:rFonts w:hint="eastAsia"/>
              <w:shd w:val="clear" w:color="auto" w:fill="FFFFFF"/>
            </w:rPr>
          </w:rPrChange>
        </w:rPr>
        <w:t>镜像和设备树并启动。</w:t>
      </w:r>
    </w:p>
    <w:p w14:paraId="1CD8A007">
      <w:pPr>
        <w:pStyle w:val="15"/>
        <w:widowControl/>
        <w:numPr>
          <w:ilvl w:val="0"/>
          <w:numId w:val="24"/>
        </w:numPr>
        <w:spacing w:before="60" w:afterAutospacing="1"/>
        <w:ind w:left="1440"/>
        <w:rPr>
          <w:del w:id="47" w:author="Microsoft Office User" w:date="2025-09-28T14:21:00Z"/>
          <w:rFonts w:ascii="宋体" w:hAnsi="宋体" w:eastAsia="宋体" w:cs="宋体"/>
          <w:color w:val="0F1115"/>
          <w:szCs w:val="21"/>
          <w:shd w:val="clear" w:color="auto" w:fill="FFFFFF"/>
          <w:rPrChange w:id="48" w:author="Microsoft Office User" w:date="2025-09-28T14:20:00Z">
            <w:rPr>
              <w:del w:id="49" w:author="Microsoft Office User" w:date="2025-09-28T14:21:00Z"/>
            </w:rPr>
          </w:rPrChange>
        </w:rPr>
        <w:pPrChange w:id="46" w:author="Microsoft Office User" w:date="2025-09-28T14:20:00Z">
          <w:pPr>
            <w:widowControl/>
            <w:numPr>
              <w:ilvl w:val="1"/>
              <w:numId w:val="27"/>
            </w:numPr>
            <w:tabs>
              <w:tab w:val="left" w:pos="1440"/>
            </w:tabs>
            <w:spacing w:before="60" w:afterAutospacing="1"/>
            <w:ind w:left="1440" w:hanging="360"/>
          </w:pPr>
        </w:pPrChange>
      </w:pPr>
    </w:p>
    <w:p w14:paraId="595F3E16">
      <w:pPr>
        <w:pStyle w:val="15"/>
        <w:widowControl/>
        <w:numPr>
          <w:ilvl w:val="0"/>
          <w:numId w:val="24"/>
        </w:numPr>
        <w:spacing w:before="60" w:afterAutospacing="1"/>
        <w:ind w:left="720"/>
        <w:rPr>
          <w:rFonts w:ascii="宋体" w:hAnsi="宋体" w:eastAsia="宋体" w:cs="宋体"/>
          <w:szCs w:val="21"/>
          <w:rPrChange w:id="51" w:author="Microsoft Office User" w:date="2025-09-28T14:21:00Z">
            <w:rPr/>
          </w:rPrChange>
        </w:rPr>
        <w:pPrChange w:id="50" w:author="Microsoft Office User" w:date="2025-09-28T14:21:00Z">
          <w:pPr>
            <w:widowControl/>
            <w:numPr>
              <w:ilvl w:val="0"/>
              <w:numId w:val="26"/>
            </w:numPr>
            <w:spacing w:before="60" w:afterAutospacing="1"/>
            <w:ind w:left="720" w:hanging="360"/>
          </w:pPr>
        </w:pPrChange>
      </w:pPr>
    </w:p>
    <w:p w14:paraId="263E7315">
      <w:pPr>
        <w:pStyle w:val="15"/>
        <w:widowControl/>
        <w:rPr>
          <w:del w:id="52" w:author="Microsoft Office User" w:date="2025-09-28T14:22:00Z"/>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 xml:space="preserve">预计运行时间 </w:t>
      </w:r>
      <w:del w:id="53" w:author="Microsoft Office User" w:date="2025-09-28T14:30:00Z">
        <w:r>
          <w:rPr>
            <w:rStyle w:val="19"/>
            <w:rFonts w:hint="eastAsia" w:ascii="宋体" w:hAnsi="宋体" w:eastAsia="宋体" w:cs="宋体"/>
            <w:bCs/>
            <w:color w:val="0F1115"/>
            <w:sz w:val="21"/>
            <w:szCs w:val="21"/>
            <w:shd w:val="clear" w:color="auto" w:fill="FFFFFF"/>
          </w:rPr>
          <w:delText>d</w:delText>
        </w:r>
      </w:del>
      <w:r>
        <w:rPr>
          <w:rFonts w:hint="eastAsia" w:ascii="宋体" w:hAnsi="宋体" w:eastAsia="宋体" w:cs="宋体"/>
          <w:color w:val="0F1115"/>
          <w:sz w:val="21"/>
          <w:szCs w:val="21"/>
          <w:shd w:val="clear" w:color="auto" w:fill="FFFFFF"/>
        </w:rPr>
        <w:t>：数十秒。</w:t>
      </w:r>
    </w:p>
    <w:p w14:paraId="722E6E84">
      <w:pPr>
        <w:widowControl/>
        <w:numPr>
          <w:ilvl w:val="0"/>
          <w:numId w:val="0"/>
        </w:numPr>
        <w:tabs>
          <w:tab w:val="left" w:pos="720"/>
        </w:tabs>
        <w:spacing w:before="60" w:afterAutospacing="1"/>
        <w:ind w:left="0" w:firstLine="0"/>
        <w:rPr>
          <w:del w:id="55" w:author="Microsoft Office User" w:date="2025-09-28T14:22:00Z"/>
          <w:rFonts w:ascii="宋体" w:hAnsi="宋体" w:eastAsia="宋体" w:cs="宋体"/>
          <w:szCs w:val="21"/>
        </w:rPr>
        <w:pPrChange w:id="54" w:author="Microsoft Office User" w:date="2025-09-28T14:22:00Z">
          <w:pPr>
            <w:widowControl/>
            <w:numPr>
              <w:ilvl w:val="0"/>
              <w:numId w:val="26"/>
            </w:numPr>
            <w:spacing w:before="60" w:afterAutospacing="1"/>
            <w:ind w:left="720" w:hanging="360"/>
          </w:pPr>
        </w:pPrChange>
      </w:pPr>
    </w:p>
    <w:p w14:paraId="64A5704D">
      <w:pPr>
        <w:pStyle w:val="15"/>
        <w:widowControl/>
        <w:spacing w:before="60" w:afterAutospacing="1"/>
        <w:ind w:left="720"/>
        <w:pPrChange w:id="56" w:author="Microsoft Office User" w:date="2025-09-28T14:22:00Z">
          <w:pPr>
            <w:widowControl/>
            <w:numPr>
              <w:ilvl w:val="0"/>
              <w:numId w:val="26"/>
            </w:numPr>
            <w:spacing w:before="60" w:afterAutospacing="1"/>
            <w:ind w:left="720" w:hanging="360"/>
          </w:pPr>
        </w:pPrChange>
      </w:pPr>
    </w:p>
    <w:p w14:paraId="3F7C79D0">
      <w:pPr>
        <w:pStyle w:val="15"/>
        <w:widowControl/>
        <w:spacing w:after="80"/>
        <w:rPr>
          <w:del w:id="57" w:author="Microsoft Office User" w:date="2025-09-28T14:22:00Z"/>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操作命令格式及格式说明</w:t>
      </w:r>
      <w:del w:id="58" w:author="Microsoft Office User" w:date="2025-09-28T14:30:00Z">
        <w:r>
          <w:rPr>
            <w:rStyle w:val="19"/>
            <w:rFonts w:hint="eastAsia" w:ascii="宋体" w:hAnsi="宋体" w:eastAsia="宋体" w:cs="宋体"/>
            <w:bCs/>
            <w:color w:val="0F1115"/>
            <w:sz w:val="21"/>
            <w:szCs w:val="21"/>
            <w:shd w:val="clear" w:color="auto" w:fill="FFFFFF"/>
          </w:rPr>
          <w:delText xml:space="preserve"> e</w:delText>
        </w:r>
      </w:del>
      <w:r>
        <w:rPr>
          <w:rFonts w:hint="eastAsia" w:ascii="宋体" w:hAnsi="宋体" w:eastAsia="宋体" w:cs="宋体"/>
          <w:color w:val="0F1115"/>
          <w:sz w:val="21"/>
          <w:szCs w:val="21"/>
          <w:shd w:val="clear" w:color="auto" w:fill="FFFFFF"/>
        </w:rPr>
        <w:t> (U-Boot 命令行下)：</w:t>
      </w:r>
    </w:p>
    <w:p w14:paraId="6A8DF878">
      <w:pPr>
        <w:pStyle w:val="15"/>
        <w:widowControl/>
        <w:spacing w:before="60" w:after="80" w:afterAutospacing="1"/>
        <w:ind w:left="720"/>
        <w:pPrChange w:id="59" w:author="Microsoft Office User" w:date="2025-09-28T14:22:00Z">
          <w:pPr>
            <w:widowControl/>
            <w:numPr>
              <w:ilvl w:val="0"/>
              <w:numId w:val="26"/>
            </w:numPr>
            <w:spacing w:before="60" w:afterAutospacing="1"/>
            <w:ind w:left="720" w:hanging="360"/>
          </w:pPr>
        </w:pPrChange>
      </w:pPr>
    </w:p>
    <w:p w14:paraId="7A3796EB">
      <w:pPr>
        <w:widowControl/>
        <w:shd w:val="clear" w:color="auto" w:fill="FFFFFF"/>
        <w:spacing w:before="160" w:after="160" w:line="126" w:lineRule="atLeast"/>
        <w:jc w:val="left"/>
        <w:rPr>
          <w:del w:id="60" w:author="Microsoft Office User" w:date="2025-09-28T14:22:00Z"/>
          <w:rFonts w:ascii="宋体" w:hAnsi="宋体" w:eastAsia="宋体" w:cs="宋体"/>
          <w:color w:val="0F1115"/>
          <w:szCs w:val="21"/>
        </w:rPr>
      </w:pPr>
      <w:r>
        <w:rPr>
          <w:rFonts w:hint="eastAsia" w:ascii="宋体" w:hAnsi="宋体" w:eastAsia="宋体" w:cs="宋体"/>
          <w:color w:val="0F1115"/>
          <w:kern w:val="0"/>
          <w:szCs w:val="21"/>
          <w:shd w:val="clear" w:color="auto" w:fill="FFFFFF"/>
          <w:lang w:bidi="ar"/>
        </w:rPr>
        <w:t>bash</w:t>
      </w:r>
    </w:p>
    <w:p w14:paraId="0B15E9F4">
      <w:pPr>
        <w:widowControl/>
        <w:numPr>
          <w:ilvl w:val="0"/>
          <w:numId w:val="0"/>
        </w:numPr>
        <w:shd w:val="clear" w:color="auto" w:fill="FFFFFF"/>
        <w:spacing w:before="160" w:after="160" w:afterAutospacing="0" w:line="126" w:lineRule="atLeast"/>
        <w:ind w:left="0" w:firstLine="0"/>
        <w:jc w:val="left"/>
        <w:rPr>
          <w:rFonts w:ascii="宋体" w:hAnsi="宋体" w:eastAsia="宋体" w:cs="宋体"/>
          <w:szCs w:val="21"/>
        </w:rPr>
        <w:pPrChange w:id="61" w:author="Microsoft Office User" w:date="2025-09-28T14:22:00Z">
          <w:pPr>
            <w:widowControl/>
            <w:numPr>
              <w:ilvl w:val="0"/>
              <w:numId w:val="26"/>
            </w:numPr>
            <w:spacing w:before="60" w:afterAutospacing="1"/>
            <w:ind w:left="720" w:hanging="360"/>
          </w:pPr>
        </w:pPrChange>
      </w:pPr>
    </w:p>
    <w:p w14:paraId="38449849">
      <w:pPr>
        <w:pStyle w:val="14"/>
        <w:widowControl/>
        <w:wordWrap w:val="0"/>
        <w:spacing w:before="160" w:after="160" w:line="220" w:lineRule="atLeast"/>
        <w:rPr>
          <w:rFonts w:hint="default" w:cs="宋体"/>
          <w:color w:val="0F1115"/>
          <w:sz w:val="21"/>
          <w:szCs w:val="21"/>
          <w:shd w:val="clear" w:color="auto" w:fill="FFFFFF"/>
        </w:rPr>
      </w:pPr>
      <w:r>
        <w:rPr>
          <w:rFonts w:cs="宋体"/>
          <w:i/>
          <w:iCs/>
          <w:color w:val="A0A1A7"/>
          <w:sz w:val="21"/>
          <w:szCs w:val="21"/>
          <w:shd w:val="clear" w:color="auto" w:fill="FFFFFF"/>
        </w:rPr>
        <w:t># 从存储介质加载镜像和设备树到内存</w:t>
      </w:r>
    </w:p>
    <w:p w14:paraId="5BBC4D62">
      <w:pPr>
        <w:pStyle w:val="14"/>
        <w:widowControl/>
        <w:wordWrap w:val="0"/>
        <w:spacing w:before="160" w:after="160" w:line="220" w:lineRule="atLeast"/>
        <w:rPr>
          <w:rFonts w:hint="default" w:cs="宋体"/>
          <w:color w:val="0F1115"/>
          <w:sz w:val="21"/>
          <w:szCs w:val="21"/>
          <w:shd w:val="clear" w:color="auto" w:fill="FFFFFF"/>
        </w:rPr>
      </w:pPr>
      <w:r>
        <w:rPr>
          <w:rFonts w:cs="宋体"/>
          <w:color w:val="0F1115"/>
          <w:sz w:val="21"/>
          <w:szCs w:val="21"/>
          <w:shd w:val="clear" w:color="auto" w:fill="FFFFFF"/>
        </w:rPr>
        <w:t xml:space="preserve">load mmc </w:t>
      </w:r>
      <w:r>
        <w:rPr>
          <w:rFonts w:cs="宋体"/>
          <w:color w:val="B76B01"/>
          <w:sz w:val="21"/>
          <w:szCs w:val="21"/>
          <w:shd w:val="clear" w:color="auto" w:fill="FFFFFF"/>
        </w:rPr>
        <w:t>0</w:t>
      </w:r>
      <w:r>
        <w:rPr>
          <w:rFonts w:cs="宋体"/>
          <w:color w:val="0F1115"/>
          <w:sz w:val="21"/>
          <w:szCs w:val="21"/>
          <w:shd w:val="clear" w:color="auto" w:fill="FFFFFF"/>
        </w:rPr>
        <w:t>:8 0x4000000 /boot/Image_root_aarch64_rk3588</w:t>
      </w:r>
    </w:p>
    <w:p w14:paraId="08688082">
      <w:pPr>
        <w:pStyle w:val="14"/>
        <w:widowControl/>
        <w:wordWrap w:val="0"/>
        <w:spacing w:before="160" w:after="160" w:line="220" w:lineRule="atLeast"/>
        <w:rPr>
          <w:rFonts w:hint="default" w:cs="宋体"/>
          <w:color w:val="0F1115"/>
          <w:sz w:val="21"/>
          <w:szCs w:val="21"/>
          <w:shd w:val="clear" w:color="auto" w:fill="FFFFFF"/>
        </w:rPr>
      </w:pPr>
      <w:r>
        <w:rPr>
          <w:rFonts w:cs="宋体"/>
          <w:color w:val="0F1115"/>
          <w:sz w:val="21"/>
          <w:szCs w:val="21"/>
          <w:shd w:val="clear" w:color="auto" w:fill="FFFFFF"/>
        </w:rPr>
        <w:t xml:space="preserve">load mmc </w:t>
      </w:r>
      <w:r>
        <w:rPr>
          <w:rFonts w:cs="宋体"/>
          <w:color w:val="B76B01"/>
          <w:sz w:val="21"/>
          <w:szCs w:val="21"/>
          <w:shd w:val="clear" w:color="auto" w:fill="FFFFFF"/>
        </w:rPr>
        <w:t>0</w:t>
      </w:r>
      <w:r>
        <w:rPr>
          <w:rFonts w:cs="宋体"/>
          <w:color w:val="0F1115"/>
          <w:sz w:val="21"/>
          <w:szCs w:val="21"/>
          <w:shd w:val="clear" w:color="auto" w:fill="FFFFFF"/>
        </w:rPr>
        <w:t>:8 0x10000000 /boot/rk3588.bin</w:t>
      </w:r>
      <w:r>
        <w:rPr>
          <w:rFonts w:cs="宋体"/>
          <w:i/>
          <w:iCs/>
          <w:color w:val="A0A1A7"/>
          <w:sz w:val="21"/>
          <w:szCs w:val="21"/>
          <w:shd w:val="clear" w:color="auto" w:fill="FFFFFF"/>
        </w:rPr>
        <w:t># 启动 axvisor</w:t>
      </w:r>
    </w:p>
    <w:p w14:paraId="5D66783D">
      <w:pPr>
        <w:pStyle w:val="14"/>
        <w:widowControl/>
        <w:wordWrap w:val="0"/>
        <w:spacing w:before="160" w:after="160" w:line="220" w:lineRule="atLeast"/>
        <w:rPr>
          <w:del w:id="62" w:author="Microsoft Office User" w:date="2025-09-28T14:22:00Z"/>
          <w:rFonts w:hint="default" w:cs="宋体"/>
          <w:sz w:val="21"/>
          <w:szCs w:val="21"/>
        </w:rPr>
      </w:pPr>
      <w:r>
        <w:rPr>
          <w:rFonts w:cs="宋体"/>
          <w:color w:val="0F1115"/>
          <w:sz w:val="21"/>
          <w:szCs w:val="21"/>
          <w:shd w:val="clear" w:color="auto" w:fill="FFFFFF"/>
        </w:rPr>
        <w:t>bootm 0x4000000 - 0x10000000</w:t>
      </w:r>
    </w:p>
    <w:p w14:paraId="53975397">
      <w:pPr>
        <w:widowControl/>
        <w:numPr>
          <w:ilvl w:val="0"/>
          <w:numId w:val="0"/>
        </w:numPr>
        <w:tabs>
          <w:tab w:val="left" w:pos="720"/>
        </w:tabs>
        <w:spacing w:before="60" w:afterAutospacing="1"/>
        <w:ind w:left="0" w:firstLine="0"/>
        <w:rPr>
          <w:del w:id="64" w:author="Microsoft Office User" w:date="2025-09-28T14:22:00Z"/>
          <w:rFonts w:ascii="宋体" w:hAnsi="宋体" w:eastAsia="宋体" w:cs="宋体"/>
          <w:szCs w:val="21"/>
        </w:rPr>
        <w:pPrChange w:id="63" w:author="Microsoft Office User" w:date="2025-09-28T14:22:00Z">
          <w:pPr>
            <w:widowControl/>
            <w:numPr>
              <w:ilvl w:val="0"/>
              <w:numId w:val="26"/>
            </w:numPr>
            <w:spacing w:before="60" w:afterAutospacing="1"/>
            <w:ind w:left="720" w:hanging="360"/>
          </w:pPr>
        </w:pPrChange>
      </w:pPr>
    </w:p>
    <w:p w14:paraId="34AE507B">
      <w:pPr>
        <w:pStyle w:val="14"/>
        <w:widowControl/>
        <w:wordWrap w:val="0"/>
        <w:spacing w:before="160" w:after="160" w:afterAutospacing="1" w:line="220" w:lineRule="atLeast"/>
        <w:ind w:left="720"/>
        <w:pPrChange w:id="65" w:author="Microsoft Office User" w:date="2025-09-28T14:22:00Z">
          <w:pPr>
            <w:widowControl/>
            <w:numPr>
              <w:ilvl w:val="0"/>
              <w:numId w:val="26"/>
            </w:numPr>
            <w:spacing w:before="60" w:afterAutospacing="1"/>
            <w:ind w:left="720" w:hanging="360"/>
          </w:pPr>
        </w:pPrChange>
      </w:pPr>
    </w:p>
    <w:p w14:paraId="029CF316">
      <w:pPr>
        <w:pStyle w:val="15"/>
        <w:widowControl/>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 xml:space="preserve">其他事项 </w:t>
      </w:r>
      <w:del w:id="66" w:author="Microsoft Office User" w:date="2025-09-28T14:30:00Z">
        <w:r>
          <w:rPr>
            <w:rStyle w:val="19"/>
            <w:rFonts w:hint="eastAsia" w:ascii="宋体" w:hAnsi="宋体" w:eastAsia="宋体" w:cs="宋体"/>
            <w:bCs/>
            <w:color w:val="0F1115"/>
            <w:sz w:val="21"/>
            <w:szCs w:val="21"/>
            <w:shd w:val="clear" w:color="auto" w:fill="FFFFFF"/>
          </w:rPr>
          <w:delText>f</w:delText>
        </w:r>
      </w:del>
      <w:r>
        <w:rPr>
          <w:rFonts w:hint="eastAsia" w:ascii="宋体" w:hAnsi="宋体" w:eastAsia="宋体" w:cs="宋体"/>
          <w:color w:val="0F1115"/>
          <w:sz w:val="21"/>
          <w:szCs w:val="21"/>
          <w:shd w:val="clear" w:color="auto" w:fill="FFFFFF"/>
        </w:rPr>
        <w:t>：需通过串口连接查看启动日志。</w:t>
      </w:r>
    </w:p>
    <w:p w14:paraId="1ACFF553">
      <w:pPr>
        <w:widowControl/>
        <w:numPr>
          <w:ilvl w:val="0"/>
          <w:numId w:val="26"/>
        </w:numPr>
        <w:spacing w:before="60" w:afterAutospacing="1"/>
        <w:ind w:left="0"/>
        <w:rPr>
          <w:rFonts w:ascii="宋体" w:hAnsi="宋体" w:eastAsia="宋体" w:cs="宋体"/>
          <w:szCs w:val="21"/>
        </w:rPr>
      </w:pPr>
    </w:p>
    <w:p w14:paraId="20A11924">
      <w:pPr>
        <w:pStyle w:val="7"/>
        <w:keepNext w:val="0"/>
        <w:keepLines w:val="0"/>
        <w:widowControl/>
        <w:shd w:val="clear" w:color="auto" w:fill="FFFFFF"/>
        <w:spacing w:before="160" w:after="80" w:line="280" w:lineRule="atLeast"/>
        <w:ind w:left="0" w:firstLine="0"/>
        <w:rPr>
          <w:rFonts w:ascii="宋体" w:hAnsi="宋体" w:eastAsia="宋体" w:cs="宋体"/>
          <w:color w:val="0F1115"/>
          <w:sz w:val="21"/>
          <w:szCs w:val="21"/>
        </w:rPr>
      </w:pPr>
      <w:del w:id="67" w:author="Microsoft Office User" w:date="2025-09-28T14:22:00Z">
        <w:r>
          <w:rPr>
            <w:rStyle w:val="19"/>
            <w:rFonts w:hint="eastAsia" w:ascii="宋体" w:hAnsi="宋体" w:eastAsia="宋体" w:cs="宋体"/>
            <w:b/>
            <w:color w:val="0F1115"/>
            <w:sz w:val="21"/>
            <w:szCs w:val="21"/>
            <w:shd w:val="clear" w:color="auto" w:fill="FFFFFF"/>
          </w:rPr>
          <w:delText xml:space="preserve">1.7.2.3. </w:delText>
        </w:r>
      </w:del>
      <w:r>
        <w:rPr>
          <w:rStyle w:val="19"/>
          <w:rFonts w:hint="eastAsia" w:ascii="宋体" w:hAnsi="宋体" w:eastAsia="宋体" w:cs="宋体"/>
          <w:b/>
          <w:color w:val="0F1115"/>
          <w:sz w:val="21"/>
          <w:szCs w:val="21"/>
          <w:shd w:val="clear" w:color="auto" w:fill="FFFFFF"/>
        </w:rPr>
        <w:t>输入/输出文件</w:t>
      </w:r>
    </w:p>
    <w:p w14:paraId="2A51B696">
      <w:pPr>
        <w:widowControl/>
        <w:numPr>
          <w:ilvl w:val="0"/>
          <w:numId w:val="0"/>
        </w:numPr>
        <w:tabs>
          <w:tab w:val="left" w:pos="720"/>
        </w:tabs>
        <w:spacing w:beforeAutospacing="1" w:afterAutospacing="1"/>
        <w:ind w:left="0" w:firstLine="0"/>
        <w:rPr>
          <w:del w:id="69" w:author="Microsoft Office User" w:date="2025-09-28T14:22:00Z"/>
          <w:rFonts w:ascii="宋体" w:hAnsi="宋体" w:eastAsia="宋体" w:cs="宋体"/>
          <w:szCs w:val="21"/>
        </w:rPr>
        <w:pPrChange w:id="68" w:author="Microsoft Office User" w:date="2025-09-28T14:22:00Z">
          <w:pPr>
            <w:widowControl/>
            <w:numPr>
              <w:ilvl w:val="0"/>
              <w:numId w:val="28"/>
            </w:numPr>
            <w:spacing w:beforeAutospacing="1" w:afterAutospacing="1"/>
            <w:ind w:left="720" w:hanging="360"/>
          </w:pPr>
        </w:pPrChange>
      </w:pPr>
    </w:p>
    <w:p w14:paraId="31356204">
      <w:pPr>
        <w:pStyle w:val="15"/>
        <w:widowControl/>
        <w:spacing w:after="80"/>
        <w:rPr>
          <w:del w:id="70" w:author="Microsoft Office User" w:date="2025-09-28T14:22:00Z"/>
          <w:rFonts w:ascii="宋体" w:hAnsi="宋体" w:eastAsia="宋体" w:cs="宋体"/>
          <w:sz w:val="21"/>
          <w:szCs w:val="21"/>
        </w:rPr>
      </w:pPr>
      <w:del w:id="71" w:author="Microsoft Office User" w:date="2025-09-28T14:22:00Z">
        <w:r>
          <w:rPr>
            <w:rStyle w:val="19"/>
            <w:rFonts w:hint="eastAsia" w:ascii="宋体" w:hAnsi="宋体" w:eastAsia="宋体" w:cs="宋体"/>
            <w:bCs/>
            <w:color w:val="0F1115"/>
            <w:sz w:val="21"/>
            <w:szCs w:val="21"/>
            <w:shd w:val="clear" w:color="auto" w:fill="FFFFFF"/>
          </w:rPr>
          <w:delText xml:space="preserve">a. </w:delText>
        </w:r>
      </w:del>
      <w:r>
        <w:rPr>
          <w:rStyle w:val="19"/>
          <w:rFonts w:hint="eastAsia" w:ascii="宋体" w:hAnsi="宋体" w:eastAsia="宋体" w:cs="宋体"/>
          <w:bCs/>
          <w:color w:val="0F1115"/>
          <w:sz w:val="21"/>
          <w:szCs w:val="21"/>
          <w:shd w:val="clear" w:color="auto" w:fill="FFFFFF"/>
        </w:rPr>
        <w:t>文件的名称及编号</w:t>
      </w:r>
      <w:r>
        <w:rPr>
          <w:rFonts w:hint="eastAsia" w:ascii="宋体" w:hAnsi="宋体" w:eastAsia="宋体" w:cs="宋体"/>
          <w:color w:val="0F1115"/>
          <w:sz w:val="21"/>
          <w:szCs w:val="21"/>
          <w:shd w:val="clear" w:color="auto" w:fill="FFFFFF"/>
        </w:rPr>
        <w:t>：</w:t>
      </w:r>
    </w:p>
    <w:p w14:paraId="0EF2C129">
      <w:pPr>
        <w:widowControl/>
        <w:numPr>
          <w:ilvl w:val="0"/>
          <w:numId w:val="0"/>
        </w:numPr>
        <w:tabs>
          <w:tab w:val="left" w:pos="720"/>
        </w:tabs>
        <w:spacing w:beforeAutospacing="1" w:afterAutospacing="1"/>
        <w:ind w:left="0" w:firstLine="0"/>
        <w:rPr>
          <w:del w:id="73" w:author="Microsoft Office User" w:date="2025-09-28T14:22:00Z"/>
          <w:rFonts w:ascii="宋体" w:hAnsi="宋体" w:eastAsia="宋体" w:cs="宋体"/>
          <w:szCs w:val="21"/>
        </w:rPr>
        <w:pPrChange w:id="72" w:author="Microsoft Office User" w:date="2025-09-28T14:22:00Z">
          <w:pPr>
            <w:widowControl/>
            <w:numPr>
              <w:ilvl w:val="0"/>
              <w:numId w:val="28"/>
            </w:numPr>
            <w:spacing w:beforeAutospacing="1" w:afterAutospacing="1"/>
            <w:ind w:left="720" w:hanging="360"/>
          </w:pPr>
        </w:pPrChange>
      </w:pPr>
    </w:p>
    <w:p w14:paraId="51A302CA">
      <w:pPr>
        <w:pStyle w:val="15"/>
        <w:widowControl/>
        <w:spacing w:beforeAutospacing="1" w:after="80" w:afterAutospacing="1"/>
        <w:ind w:left="1440"/>
        <w:pPrChange w:id="74" w:author="Microsoft Office User" w:date="2025-09-28T14:22:00Z">
          <w:pPr>
            <w:widowControl/>
            <w:numPr>
              <w:ilvl w:val="1"/>
              <w:numId w:val="28"/>
            </w:numPr>
            <w:spacing w:beforeAutospacing="1" w:afterAutospacing="1"/>
            <w:ind w:left="1440" w:hanging="360"/>
          </w:pPr>
        </w:pPrChange>
      </w:pPr>
    </w:p>
    <w:p w14:paraId="5B53979B">
      <w:pPr>
        <w:pStyle w:val="15"/>
        <w:widowControl/>
        <w:numPr>
          <w:ilvl w:val="0"/>
          <w:numId w:val="24"/>
        </w:numPr>
        <w:rPr>
          <w:del w:id="76" w:author="Microsoft Office User" w:date="2025-09-28T14:23:00Z"/>
          <w:rFonts w:ascii="宋体" w:hAnsi="宋体" w:eastAsia="宋体" w:cs="宋体"/>
          <w:color w:val="0F1115"/>
          <w:sz w:val="21"/>
          <w:szCs w:val="21"/>
          <w:shd w:val="clear" w:color="auto" w:fill="FFFFFF"/>
          <w:rPrChange w:id="77" w:author="Microsoft Office User" w:date="2025-09-28T14:23:00Z">
            <w:rPr>
              <w:del w:id="78" w:author="Microsoft Office User" w:date="2025-09-28T14:23:00Z"/>
              <w:rFonts w:ascii="宋体" w:hAnsi="宋体" w:eastAsia="宋体" w:cs="宋体"/>
              <w:sz w:val="21"/>
              <w:szCs w:val="21"/>
            </w:rPr>
          </w:rPrChange>
        </w:rPr>
        <w:pPrChange w:id="75" w:author="Microsoft Office User" w:date="2025-09-28T14:23:00Z">
          <w:pPr>
            <w:pStyle w:val="15"/>
            <w:widowControl/>
          </w:pPr>
        </w:pPrChange>
      </w:pPr>
      <w:r>
        <w:rPr>
          <w:rStyle w:val="18"/>
          <w:rFonts w:ascii="宋体" w:hAnsi="宋体" w:eastAsia="宋体" w:cs="宋体"/>
          <w:color w:val="0F1115"/>
          <w:sz w:val="21"/>
          <w:szCs w:val="21"/>
          <w:shd w:val="clear" w:color="auto" w:fill="FFFFFF"/>
          <w:rPrChange w:id="79" w:author="Microsoft Office User" w:date="2025-09-28T14:23:00Z">
            <w:rPr>
              <w:rStyle w:val="22"/>
              <w:rFonts w:ascii="宋体" w:hAnsi="宋体" w:eastAsia="宋体" w:cs="宋体"/>
              <w:color w:val="0F1115"/>
              <w:sz w:val="21"/>
              <w:szCs w:val="21"/>
              <w:shd w:val="clear" w:color="auto" w:fill="EBEEF2"/>
            </w:rPr>
          </w:rPrChange>
        </w:rPr>
        <w:t>Image_root_aarch64_rk3588</w:t>
      </w:r>
      <w:r>
        <w:rPr>
          <w:rFonts w:hint="eastAsia" w:ascii="宋体" w:hAnsi="宋体" w:eastAsia="宋体" w:cs="宋体"/>
          <w:color w:val="0F1115"/>
          <w:sz w:val="21"/>
          <w:szCs w:val="21"/>
          <w:shd w:val="clear" w:color="auto" w:fill="FFFFFF"/>
        </w:rPr>
        <w:t>：axvisor 内核镜像文件。</w:t>
      </w:r>
    </w:p>
    <w:p w14:paraId="62690AB0">
      <w:pPr>
        <w:widowControl/>
        <w:numPr>
          <w:ilvl w:val="0"/>
          <w:numId w:val="24"/>
        </w:numPr>
        <w:tabs>
          <w:tab w:val="left" w:pos="720"/>
          <w:tab w:val="left" w:pos="1440"/>
        </w:tabs>
        <w:spacing w:beforeAutospacing="1" w:afterAutospacing="1"/>
        <w:ind w:left="420" w:hanging="420"/>
        <w:rPr>
          <w:del w:id="81" w:author="Microsoft Office User" w:date="2025-09-28T14:23:00Z"/>
          <w:rFonts w:ascii="宋体" w:hAnsi="宋体" w:eastAsia="宋体" w:cs="宋体"/>
          <w:color w:val="0F1115"/>
          <w:szCs w:val="21"/>
          <w:shd w:val="clear" w:color="auto" w:fill="FFFFFF"/>
          <w:rPrChange w:id="82" w:author="Microsoft Office User" w:date="2025-09-28T14:23:00Z">
            <w:rPr>
              <w:del w:id="83" w:author="Microsoft Office User" w:date="2025-09-28T14:23:00Z"/>
              <w:rFonts w:ascii="宋体" w:hAnsi="宋体" w:eastAsia="宋体" w:cs="宋体"/>
              <w:szCs w:val="21"/>
            </w:rPr>
          </w:rPrChange>
        </w:rPr>
        <w:pPrChange w:id="80" w:author="Microsoft Office User" w:date="2025-09-28T14:23:00Z">
          <w:pPr>
            <w:widowControl/>
            <w:numPr>
              <w:ilvl w:val="1"/>
              <w:numId w:val="28"/>
            </w:numPr>
            <w:spacing w:beforeAutospacing="1" w:afterAutospacing="1"/>
            <w:ind w:left="1440" w:hanging="360"/>
          </w:pPr>
        </w:pPrChange>
      </w:pPr>
    </w:p>
    <w:p w14:paraId="0EDE979F">
      <w:pPr>
        <w:pStyle w:val="15"/>
        <w:widowControl/>
        <w:numPr>
          <w:ilvl w:val="0"/>
          <w:numId w:val="24"/>
        </w:numPr>
        <w:spacing w:before="60" w:afterAutospacing="1"/>
        <w:ind w:left="1440"/>
        <w:rPr>
          <w:rFonts w:ascii="宋体" w:hAnsi="宋体" w:eastAsia="宋体" w:cs="宋体"/>
          <w:color w:val="0F1115"/>
          <w:szCs w:val="21"/>
          <w:shd w:val="clear" w:color="auto" w:fill="FFFFFF"/>
          <w:rPrChange w:id="85" w:author="Microsoft Office User" w:date="2025-09-28T14:23:00Z">
            <w:rPr/>
          </w:rPrChange>
        </w:rPr>
        <w:pPrChange w:id="84" w:author="Microsoft Office User" w:date="2025-09-28T14:23:00Z">
          <w:pPr>
            <w:widowControl/>
            <w:numPr>
              <w:ilvl w:val="1"/>
              <w:numId w:val="28"/>
            </w:numPr>
            <w:spacing w:before="60" w:afterAutospacing="1"/>
            <w:ind w:left="1440" w:hanging="360"/>
          </w:pPr>
        </w:pPrChange>
      </w:pPr>
    </w:p>
    <w:p w14:paraId="7B286897">
      <w:pPr>
        <w:pStyle w:val="15"/>
        <w:widowControl/>
        <w:numPr>
          <w:ilvl w:val="0"/>
          <w:numId w:val="24"/>
        </w:numPr>
        <w:rPr>
          <w:del w:id="87" w:author="Microsoft Office User" w:date="2025-09-28T14:23:00Z"/>
          <w:rFonts w:ascii="宋体" w:hAnsi="宋体" w:eastAsia="宋体" w:cs="宋体"/>
          <w:color w:val="0F1115"/>
          <w:sz w:val="21"/>
          <w:szCs w:val="21"/>
          <w:shd w:val="clear" w:color="auto" w:fill="FFFFFF"/>
          <w:rPrChange w:id="88" w:author="Microsoft Office User" w:date="2025-09-28T14:23:00Z">
            <w:rPr>
              <w:del w:id="89" w:author="Microsoft Office User" w:date="2025-09-28T14:23:00Z"/>
              <w:rFonts w:ascii="宋体" w:hAnsi="宋体" w:eastAsia="宋体" w:cs="宋体"/>
              <w:sz w:val="21"/>
              <w:szCs w:val="21"/>
            </w:rPr>
          </w:rPrChange>
        </w:rPr>
        <w:pPrChange w:id="86" w:author="Microsoft Office User" w:date="2025-09-28T14:23:00Z">
          <w:pPr>
            <w:pStyle w:val="15"/>
            <w:widowControl/>
          </w:pPr>
        </w:pPrChange>
      </w:pPr>
      <w:r>
        <w:rPr>
          <w:rStyle w:val="18"/>
          <w:rFonts w:ascii="宋体" w:hAnsi="宋体" w:eastAsia="宋体" w:cs="宋体"/>
          <w:color w:val="0F1115"/>
          <w:sz w:val="21"/>
          <w:szCs w:val="21"/>
          <w:shd w:val="clear" w:color="auto" w:fill="FFFFFF"/>
          <w:rPrChange w:id="90" w:author="Microsoft Office User" w:date="2025-09-28T14:23:00Z">
            <w:rPr>
              <w:rStyle w:val="22"/>
              <w:rFonts w:ascii="宋体" w:hAnsi="宋体" w:eastAsia="宋体" w:cs="宋体"/>
              <w:color w:val="0F1115"/>
              <w:sz w:val="21"/>
              <w:szCs w:val="21"/>
              <w:shd w:val="clear" w:color="auto" w:fill="EBEEF2"/>
            </w:rPr>
          </w:rPrChange>
        </w:rPr>
        <w:t>rk3588.bin</w:t>
      </w:r>
      <w:r>
        <w:rPr>
          <w:rFonts w:hint="eastAsia" w:ascii="宋体" w:hAnsi="宋体" w:eastAsia="宋体" w:cs="宋体"/>
          <w:color w:val="0F1115"/>
          <w:sz w:val="21"/>
          <w:szCs w:val="21"/>
          <w:shd w:val="clear" w:color="auto" w:fill="FFFFFF"/>
        </w:rPr>
        <w:t>：设备树二进制文件。</w:t>
      </w:r>
    </w:p>
    <w:p w14:paraId="2AAB128F">
      <w:pPr>
        <w:widowControl/>
        <w:numPr>
          <w:ilvl w:val="0"/>
          <w:numId w:val="24"/>
        </w:numPr>
        <w:tabs>
          <w:tab w:val="left" w:pos="720"/>
          <w:tab w:val="left" w:pos="1440"/>
        </w:tabs>
        <w:spacing w:before="60" w:afterAutospacing="1"/>
        <w:ind w:left="420" w:hanging="420"/>
        <w:rPr>
          <w:del w:id="92" w:author="Microsoft Office User" w:date="2025-09-28T14:23:00Z"/>
          <w:rFonts w:ascii="宋体" w:hAnsi="宋体" w:eastAsia="宋体" w:cs="宋体"/>
          <w:color w:val="0F1115"/>
          <w:szCs w:val="21"/>
          <w:shd w:val="clear" w:color="auto" w:fill="FFFFFF"/>
          <w:rPrChange w:id="93" w:author="Microsoft Office User" w:date="2025-09-28T14:23:00Z">
            <w:rPr>
              <w:del w:id="94" w:author="Microsoft Office User" w:date="2025-09-28T14:23:00Z"/>
              <w:rFonts w:ascii="宋体" w:hAnsi="宋体" w:eastAsia="宋体" w:cs="宋体"/>
              <w:szCs w:val="21"/>
            </w:rPr>
          </w:rPrChange>
        </w:rPr>
        <w:pPrChange w:id="91" w:author="Microsoft Office User" w:date="2025-09-28T14:23:00Z">
          <w:pPr>
            <w:widowControl/>
            <w:numPr>
              <w:ilvl w:val="1"/>
              <w:numId w:val="28"/>
            </w:numPr>
            <w:spacing w:before="60" w:afterAutospacing="1"/>
            <w:ind w:left="1440" w:hanging="360"/>
          </w:pPr>
        </w:pPrChange>
      </w:pPr>
    </w:p>
    <w:p w14:paraId="2FCCE310">
      <w:pPr>
        <w:pStyle w:val="15"/>
        <w:widowControl/>
        <w:numPr>
          <w:ilvl w:val="0"/>
          <w:numId w:val="24"/>
        </w:numPr>
        <w:spacing w:before="60" w:afterAutospacing="1"/>
        <w:ind w:left="1440"/>
        <w:rPr>
          <w:rFonts w:ascii="宋体" w:hAnsi="宋体" w:eastAsia="宋体" w:cs="宋体"/>
          <w:color w:val="0F1115"/>
          <w:szCs w:val="21"/>
          <w:shd w:val="clear" w:color="auto" w:fill="FFFFFF"/>
          <w:rPrChange w:id="96" w:author="Microsoft Office User" w:date="2025-09-28T14:23:00Z">
            <w:rPr/>
          </w:rPrChange>
        </w:rPr>
        <w:pPrChange w:id="95" w:author="Microsoft Office User" w:date="2025-09-28T14:23:00Z">
          <w:pPr>
            <w:widowControl/>
            <w:numPr>
              <w:ilvl w:val="1"/>
              <w:numId w:val="28"/>
            </w:numPr>
            <w:spacing w:before="60" w:afterAutospacing="1"/>
            <w:ind w:left="1440" w:hanging="360"/>
          </w:pPr>
        </w:pPrChange>
      </w:pPr>
    </w:p>
    <w:p w14:paraId="3CC3B620">
      <w:pPr>
        <w:pStyle w:val="15"/>
        <w:widowControl/>
        <w:numPr>
          <w:ilvl w:val="0"/>
          <w:numId w:val="24"/>
        </w:numPr>
        <w:rPr>
          <w:del w:id="98" w:author="Microsoft Office User" w:date="2025-09-28T14:23:00Z"/>
          <w:rFonts w:ascii="宋体" w:hAnsi="宋体" w:eastAsia="宋体" w:cs="宋体"/>
          <w:color w:val="0F1115"/>
          <w:sz w:val="21"/>
          <w:szCs w:val="21"/>
          <w:shd w:val="clear" w:color="auto" w:fill="FFFFFF"/>
          <w:rPrChange w:id="99" w:author="Microsoft Office User" w:date="2025-09-28T14:23:00Z">
            <w:rPr>
              <w:del w:id="100" w:author="Microsoft Office User" w:date="2025-09-28T14:23:00Z"/>
              <w:rFonts w:ascii="宋体" w:hAnsi="宋体" w:eastAsia="宋体" w:cs="宋体"/>
              <w:sz w:val="21"/>
              <w:szCs w:val="21"/>
            </w:rPr>
          </w:rPrChange>
        </w:rPr>
        <w:pPrChange w:id="97" w:author="Microsoft Office User" w:date="2025-09-28T14:23:00Z">
          <w:pPr>
            <w:pStyle w:val="15"/>
            <w:widowControl/>
          </w:pPr>
        </w:pPrChange>
      </w:pPr>
      <w:r>
        <w:rPr>
          <w:rStyle w:val="18"/>
          <w:rFonts w:ascii="宋体" w:hAnsi="宋体" w:eastAsia="宋体" w:cs="宋体"/>
          <w:color w:val="0F1115"/>
          <w:sz w:val="21"/>
          <w:szCs w:val="21"/>
          <w:shd w:val="clear" w:color="auto" w:fill="FFFFFF"/>
          <w:rPrChange w:id="101" w:author="Microsoft Office User" w:date="2025-09-28T14:23:00Z">
            <w:rPr>
              <w:rStyle w:val="22"/>
              <w:rFonts w:ascii="宋体" w:hAnsi="宋体" w:eastAsia="宋体" w:cs="宋体"/>
              <w:color w:val="0F1115"/>
              <w:sz w:val="21"/>
              <w:szCs w:val="21"/>
              <w:shd w:val="clear" w:color="auto" w:fill="EBEEF2"/>
            </w:rPr>
          </w:rPrChange>
        </w:rPr>
        <w:t>linux-x86_64.toml</w:t>
      </w:r>
      <w:r>
        <w:rPr>
          <w:rFonts w:hint="eastAsia" w:ascii="宋体" w:hAnsi="宋体" w:eastAsia="宋体" w:cs="宋体"/>
          <w:color w:val="0F1115"/>
          <w:sz w:val="21"/>
          <w:szCs w:val="21"/>
          <w:shd w:val="clear" w:color="auto" w:fill="FFFFFF"/>
        </w:rPr>
        <w:t>：虚拟机配置文件示例。</w:t>
      </w:r>
    </w:p>
    <w:p w14:paraId="6A340DDF">
      <w:pPr>
        <w:widowControl/>
        <w:numPr>
          <w:ilvl w:val="0"/>
          <w:numId w:val="24"/>
        </w:numPr>
        <w:tabs>
          <w:tab w:val="left" w:pos="720"/>
          <w:tab w:val="left" w:pos="1440"/>
        </w:tabs>
        <w:spacing w:before="60" w:afterAutospacing="1"/>
        <w:ind w:left="420" w:hanging="420"/>
        <w:rPr>
          <w:del w:id="103" w:author="Microsoft Office User" w:date="2025-09-28T14:23:00Z"/>
          <w:rFonts w:ascii="宋体" w:hAnsi="宋体" w:eastAsia="宋体" w:cs="宋体"/>
          <w:color w:val="0F1115"/>
          <w:szCs w:val="21"/>
          <w:shd w:val="clear" w:color="auto" w:fill="FFFFFF"/>
          <w:rPrChange w:id="104" w:author="Microsoft Office User" w:date="2025-09-28T14:23:00Z">
            <w:rPr>
              <w:del w:id="105" w:author="Microsoft Office User" w:date="2025-09-28T14:23:00Z"/>
              <w:rFonts w:ascii="宋体" w:hAnsi="宋体" w:eastAsia="宋体" w:cs="宋体"/>
              <w:szCs w:val="21"/>
            </w:rPr>
          </w:rPrChange>
        </w:rPr>
        <w:pPrChange w:id="102" w:author="Microsoft Office User" w:date="2025-09-28T14:23:00Z">
          <w:pPr>
            <w:widowControl/>
            <w:numPr>
              <w:ilvl w:val="1"/>
              <w:numId w:val="28"/>
            </w:numPr>
            <w:spacing w:before="60" w:afterAutospacing="1"/>
            <w:ind w:left="1440" w:hanging="360"/>
          </w:pPr>
        </w:pPrChange>
      </w:pPr>
    </w:p>
    <w:p w14:paraId="116168F1">
      <w:pPr>
        <w:pStyle w:val="15"/>
        <w:widowControl/>
        <w:numPr>
          <w:ilvl w:val="0"/>
          <w:numId w:val="24"/>
        </w:numPr>
        <w:spacing w:before="60" w:afterAutospacing="1"/>
        <w:ind w:left="1440"/>
        <w:rPr>
          <w:rFonts w:ascii="宋体" w:hAnsi="宋体" w:eastAsia="宋体" w:cs="宋体"/>
          <w:color w:val="0F1115"/>
          <w:szCs w:val="21"/>
          <w:shd w:val="clear" w:color="auto" w:fill="FFFFFF"/>
          <w:rPrChange w:id="107" w:author="Microsoft Office User" w:date="2025-09-28T14:23:00Z">
            <w:rPr/>
          </w:rPrChange>
        </w:rPr>
        <w:pPrChange w:id="106" w:author="Microsoft Office User" w:date="2025-09-28T14:23:00Z">
          <w:pPr>
            <w:widowControl/>
            <w:numPr>
              <w:ilvl w:val="1"/>
              <w:numId w:val="28"/>
            </w:numPr>
            <w:spacing w:before="60" w:afterAutospacing="1"/>
            <w:ind w:left="1440" w:hanging="360"/>
          </w:pPr>
        </w:pPrChange>
      </w:pPr>
    </w:p>
    <w:p w14:paraId="02E4E3E1">
      <w:pPr>
        <w:pStyle w:val="15"/>
        <w:widowControl/>
        <w:numPr>
          <w:ilvl w:val="0"/>
          <w:numId w:val="24"/>
        </w:numPr>
        <w:rPr>
          <w:del w:id="109" w:author="Microsoft Office User" w:date="2025-09-28T14:23:00Z"/>
          <w:rFonts w:ascii="宋体" w:hAnsi="宋体" w:eastAsia="宋体" w:cs="宋体"/>
          <w:color w:val="0F1115"/>
          <w:sz w:val="21"/>
          <w:szCs w:val="21"/>
          <w:shd w:val="clear" w:color="auto" w:fill="FFFFFF"/>
          <w:rPrChange w:id="110" w:author="Microsoft Office User" w:date="2025-09-28T14:23:00Z">
            <w:rPr>
              <w:del w:id="111" w:author="Microsoft Office User" w:date="2025-09-28T14:23:00Z"/>
              <w:rFonts w:ascii="宋体" w:hAnsi="宋体" w:eastAsia="宋体" w:cs="宋体"/>
              <w:sz w:val="21"/>
              <w:szCs w:val="21"/>
            </w:rPr>
          </w:rPrChange>
        </w:rPr>
        <w:pPrChange w:id="108" w:author="Microsoft Office User" w:date="2025-09-28T14:23:00Z">
          <w:pPr>
            <w:pStyle w:val="15"/>
            <w:widowControl/>
          </w:pPr>
        </w:pPrChange>
      </w:pPr>
      <w:r>
        <w:rPr>
          <w:rStyle w:val="18"/>
          <w:rFonts w:ascii="宋体" w:hAnsi="宋体" w:eastAsia="宋体" w:cs="宋体"/>
          <w:color w:val="0F1115"/>
          <w:sz w:val="21"/>
          <w:szCs w:val="21"/>
          <w:shd w:val="clear" w:color="auto" w:fill="FFFFFF"/>
          <w:rPrChange w:id="112" w:author="Microsoft Office User" w:date="2025-09-28T14:23:00Z">
            <w:rPr>
              <w:rStyle w:val="22"/>
              <w:rFonts w:ascii="宋体" w:hAnsi="宋体" w:eastAsia="宋体" w:cs="宋体"/>
              <w:color w:val="0F1115"/>
              <w:sz w:val="21"/>
              <w:szCs w:val="21"/>
              <w:shd w:val="clear" w:color="auto" w:fill="EBEEF2"/>
            </w:rPr>
          </w:rPrChange>
        </w:rPr>
        <w:t>guest-kernel-image</w:t>
      </w:r>
      <w:r>
        <w:rPr>
          <w:rFonts w:hint="eastAsia" w:ascii="宋体" w:hAnsi="宋体" w:eastAsia="宋体" w:cs="宋体"/>
          <w:color w:val="0F1115"/>
          <w:sz w:val="21"/>
          <w:szCs w:val="21"/>
          <w:shd w:val="clear" w:color="auto" w:fill="FFFFFF"/>
        </w:rPr>
        <w:t>：客户操作系统内核镜像。</w:t>
      </w:r>
    </w:p>
    <w:p w14:paraId="46920BE2">
      <w:pPr>
        <w:pStyle w:val="15"/>
        <w:widowControl/>
        <w:numPr>
          <w:ilvl w:val="0"/>
          <w:numId w:val="24"/>
        </w:numPr>
        <w:tabs>
          <w:tab w:val="left" w:pos="720"/>
          <w:tab w:val="left" w:pos="1440"/>
        </w:tabs>
        <w:spacing w:before="60" w:afterAutospacing="1"/>
        <w:ind w:left="1440"/>
        <w:rPr>
          <w:del w:id="114" w:author="Microsoft Office User" w:date="2025-09-28T14:23:00Z"/>
          <w:rFonts w:ascii="宋体" w:hAnsi="宋体" w:eastAsia="宋体" w:cs="宋体"/>
          <w:szCs w:val="21"/>
          <w:rPrChange w:id="115" w:author="Microsoft Office User" w:date="2025-09-28T14:23:00Z">
            <w:rPr>
              <w:del w:id="116" w:author="Microsoft Office User" w:date="2025-09-28T14:23:00Z"/>
            </w:rPr>
          </w:rPrChange>
        </w:rPr>
        <w:pPrChange w:id="113" w:author="Microsoft Office User" w:date="2025-09-28T14:23:00Z">
          <w:pPr>
            <w:widowControl/>
            <w:numPr>
              <w:ilvl w:val="1"/>
              <w:numId w:val="28"/>
            </w:numPr>
            <w:spacing w:before="60" w:afterAutospacing="1"/>
            <w:ind w:left="1440" w:hanging="360"/>
          </w:pPr>
        </w:pPrChange>
      </w:pPr>
    </w:p>
    <w:p w14:paraId="512E0AA2">
      <w:pPr>
        <w:pStyle w:val="15"/>
        <w:widowControl/>
        <w:numPr>
          <w:ilvl w:val="0"/>
          <w:numId w:val="24"/>
        </w:numPr>
        <w:spacing w:before="60" w:afterAutospacing="1"/>
        <w:ind w:left="720"/>
        <w:pPrChange w:id="117" w:author="Microsoft Office User" w:date="2025-09-28T14:23:00Z">
          <w:pPr>
            <w:widowControl/>
            <w:numPr>
              <w:ilvl w:val="0"/>
              <w:numId w:val="28"/>
            </w:numPr>
            <w:spacing w:before="60" w:afterAutospacing="1"/>
            <w:ind w:left="720" w:hanging="360"/>
          </w:pPr>
        </w:pPrChange>
      </w:pPr>
    </w:p>
    <w:p w14:paraId="344A1591">
      <w:pPr>
        <w:pStyle w:val="15"/>
        <w:widowControl/>
        <w:rPr>
          <w:del w:id="118" w:author="Microsoft Office User" w:date="2025-09-28T14:23:00Z"/>
          <w:rFonts w:ascii="宋体" w:hAnsi="宋体" w:eastAsia="宋体" w:cs="宋体"/>
          <w:sz w:val="21"/>
          <w:szCs w:val="21"/>
        </w:rPr>
      </w:pPr>
      <w:del w:id="119" w:author="Microsoft Office User" w:date="2025-09-28T14:23:00Z">
        <w:r>
          <w:rPr>
            <w:rStyle w:val="19"/>
            <w:rFonts w:hint="eastAsia" w:ascii="宋体" w:hAnsi="宋体" w:eastAsia="宋体" w:cs="宋体"/>
            <w:bCs/>
            <w:color w:val="0F1115"/>
            <w:sz w:val="21"/>
            <w:szCs w:val="21"/>
            <w:shd w:val="clear" w:color="auto" w:fill="FFFFFF"/>
          </w:rPr>
          <w:delText xml:space="preserve">b. </w:delText>
        </w:r>
      </w:del>
      <w:r>
        <w:rPr>
          <w:rStyle w:val="19"/>
          <w:rFonts w:hint="eastAsia" w:ascii="宋体" w:hAnsi="宋体" w:eastAsia="宋体" w:cs="宋体"/>
          <w:bCs/>
          <w:color w:val="0F1115"/>
          <w:sz w:val="21"/>
          <w:szCs w:val="21"/>
          <w:shd w:val="clear" w:color="auto" w:fill="FFFFFF"/>
        </w:rPr>
        <w:t>记录媒体</w:t>
      </w:r>
      <w:r>
        <w:rPr>
          <w:rFonts w:hint="eastAsia" w:ascii="宋体" w:hAnsi="宋体" w:eastAsia="宋体" w:cs="宋体"/>
          <w:color w:val="0F1115"/>
          <w:sz w:val="21"/>
          <w:szCs w:val="21"/>
          <w:shd w:val="clear" w:color="auto" w:fill="FFFFFF"/>
        </w:rPr>
        <w:t>：硬盘、SD 卡或 eMMC。</w:t>
      </w:r>
    </w:p>
    <w:p w14:paraId="044D3985">
      <w:pPr>
        <w:widowControl/>
        <w:numPr>
          <w:ilvl w:val="0"/>
          <w:numId w:val="0"/>
        </w:numPr>
        <w:tabs>
          <w:tab w:val="left" w:pos="720"/>
        </w:tabs>
        <w:spacing w:before="60" w:afterAutospacing="1"/>
        <w:ind w:left="0" w:firstLine="0"/>
        <w:rPr>
          <w:del w:id="121" w:author="Microsoft Office User" w:date="2025-09-28T14:23:00Z"/>
          <w:rFonts w:ascii="宋体" w:hAnsi="宋体" w:eastAsia="宋体" w:cs="宋体"/>
          <w:szCs w:val="21"/>
        </w:rPr>
        <w:pPrChange w:id="120" w:author="Microsoft Office User" w:date="2025-09-28T14:23:00Z">
          <w:pPr>
            <w:widowControl/>
            <w:numPr>
              <w:ilvl w:val="0"/>
              <w:numId w:val="28"/>
            </w:numPr>
            <w:spacing w:before="60" w:afterAutospacing="1"/>
            <w:ind w:left="720" w:hanging="360"/>
          </w:pPr>
        </w:pPrChange>
      </w:pPr>
    </w:p>
    <w:p w14:paraId="6B0EEF85">
      <w:pPr>
        <w:pStyle w:val="15"/>
        <w:widowControl/>
        <w:spacing w:before="60" w:afterAutospacing="1"/>
        <w:ind w:left="720"/>
        <w:pPrChange w:id="122" w:author="Microsoft Office User" w:date="2025-09-28T14:23:00Z">
          <w:pPr>
            <w:widowControl/>
            <w:numPr>
              <w:ilvl w:val="0"/>
              <w:numId w:val="28"/>
            </w:numPr>
            <w:spacing w:before="60" w:afterAutospacing="1"/>
            <w:ind w:left="720" w:hanging="360"/>
          </w:pPr>
        </w:pPrChange>
      </w:pPr>
    </w:p>
    <w:p w14:paraId="3FA8F50F">
      <w:pPr>
        <w:pStyle w:val="15"/>
        <w:widowControl/>
        <w:rPr>
          <w:del w:id="123" w:author="Microsoft Office User" w:date="2025-09-28T14:24:00Z"/>
          <w:rFonts w:ascii="宋体" w:hAnsi="宋体" w:eastAsia="宋体" w:cs="宋体"/>
          <w:sz w:val="21"/>
          <w:szCs w:val="21"/>
        </w:rPr>
      </w:pPr>
      <w:del w:id="124" w:author="Microsoft Office User" w:date="2025-09-28T14:24:00Z">
        <w:r>
          <w:rPr>
            <w:rStyle w:val="19"/>
            <w:rFonts w:hint="eastAsia" w:ascii="宋体" w:hAnsi="宋体" w:eastAsia="宋体" w:cs="宋体"/>
            <w:bCs/>
            <w:color w:val="0F1115"/>
            <w:sz w:val="21"/>
            <w:szCs w:val="21"/>
            <w:shd w:val="clear" w:color="auto" w:fill="FFFFFF"/>
          </w:rPr>
          <w:delText>c</w:delText>
        </w:r>
      </w:del>
      <w:del w:id="125" w:author="Microsoft Office User" w:date="2025-09-28T14:23:00Z">
        <w:r>
          <w:rPr>
            <w:rStyle w:val="19"/>
            <w:rFonts w:hint="eastAsia" w:ascii="宋体" w:hAnsi="宋体" w:eastAsia="宋体" w:cs="宋体"/>
            <w:bCs/>
            <w:color w:val="0F1115"/>
            <w:sz w:val="21"/>
            <w:szCs w:val="21"/>
            <w:shd w:val="clear" w:color="auto" w:fill="FFFFFF"/>
          </w:rPr>
          <w:delText xml:space="preserve">. </w:delText>
        </w:r>
      </w:del>
      <w:r>
        <w:rPr>
          <w:rStyle w:val="19"/>
          <w:rFonts w:hint="eastAsia" w:ascii="宋体" w:hAnsi="宋体" w:eastAsia="宋体" w:cs="宋体"/>
          <w:bCs/>
          <w:color w:val="0F1115"/>
          <w:sz w:val="21"/>
          <w:szCs w:val="21"/>
          <w:shd w:val="clear" w:color="auto" w:fill="FFFFFF"/>
        </w:rPr>
        <w:t>存留的目录</w:t>
      </w:r>
      <w:r>
        <w:rPr>
          <w:rFonts w:hint="eastAsia" w:ascii="宋体" w:hAnsi="宋体" w:eastAsia="宋体" w:cs="宋体"/>
          <w:color w:val="0F1115"/>
          <w:sz w:val="21"/>
          <w:szCs w:val="21"/>
          <w:shd w:val="clear" w:color="auto" w:fill="FFFFFF"/>
        </w:rPr>
        <w:t>：通常位于启动分区的 </w:t>
      </w:r>
      <w:r>
        <w:rPr>
          <w:rStyle w:val="22"/>
          <w:rFonts w:hint="eastAsia" w:ascii="宋体" w:hAnsi="宋体" w:eastAsia="宋体" w:cs="宋体"/>
          <w:color w:val="0F1115"/>
          <w:sz w:val="21"/>
          <w:szCs w:val="21"/>
          <w:shd w:val="clear" w:color="auto" w:fill="EBEEF2"/>
        </w:rPr>
        <w:t>/boot/</w:t>
      </w:r>
      <w:r>
        <w:rPr>
          <w:rFonts w:hint="eastAsia" w:ascii="宋体" w:hAnsi="宋体" w:eastAsia="宋体" w:cs="宋体"/>
          <w:color w:val="0F1115"/>
          <w:sz w:val="21"/>
          <w:szCs w:val="21"/>
          <w:shd w:val="clear" w:color="auto" w:fill="FFFFFF"/>
        </w:rPr>
        <w:t> 目录或用户指定目录。</w:t>
      </w:r>
    </w:p>
    <w:p w14:paraId="5118356A">
      <w:pPr>
        <w:widowControl/>
        <w:numPr>
          <w:ilvl w:val="0"/>
          <w:numId w:val="0"/>
        </w:numPr>
        <w:tabs>
          <w:tab w:val="left" w:pos="720"/>
        </w:tabs>
        <w:spacing w:before="60" w:afterAutospacing="1"/>
        <w:ind w:left="0" w:firstLine="0"/>
        <w:rPr>
          <w:del w:id="127" w:author="Microsoft Office User" w:date="2025-09-28T14:24:00Z"/>
          <w:rFonts w:ascii="宋体" w:hAnsi="宋体" w:eastAsia="宋体" w:cs="宋体"/>
          <w:szCs w:val="21"/>
        </w:rPr>
        <w:pPrChange w:id="126" w:author="Microsoft Office User" w:date="2025-09-28T14:24:00Z">
          <w:pPr>
            <w:widowControl/>
            <w:numPr>
              <w:ilvl w:val="0"/>
              <w:numId w:val="28"/>
            </w:numPr>
            <w:spacing w:before="60" w:afterAutospacing="1"/>
            <w:ind w:left="720" w:hanging="360"/>
          </w:pPr>
        </w:pPrChange>
      </w:pPr>
    </w:p>
    <w:p w14:paraId="00162DC6">
      <w:pPr>
        <w:pStyle w:val="15"/>
        <w:widowControl/>
        <w:spacing w:before="60" w:afterAutospacing="1"/>
        <w:ind w:left="720"/>
        <w:pPrChange w:id="128" w:author="Microsoft Office User" w:date="2025-09-28T14:24:00Z">
          <w:pPr>
            <w:widowControl/>
            <w:numPr>
              <w:ilvl w:val="0"/>
              <w:numId w:val="28"/>
            </w:numPr>
            <w:spacing w:before="60" w:afterAutospacing="1"/>
            <w:ind w:left="720" w:hanging="360"/>
          </w:pPr>
        </w:pPrChange>
      </w:pPr>
    </w:p>
    <w:p w14:paraId="656C5F3C">
      <w:pPr>
        <w:pStyle w:val="15"/>
        <w:widowControl/>
        <w:rPr>
          <w:del w:id="129" w:author="Microsoft Office User" w:date="2025-09-28T14:24:00Z"/>
          <w:rFonts w:ascii="宋体" w:hAnsi="宋体" w:eastAsia="宋体" w:cs="宋体"/>
          <w:color w:val="0F1115"/>
          <w:sz w:val="21"/>
          <w:szCs w:val="21"/>
          <w:shd w:val="clear" w:color="auto" w:fill="FFFFFF"/>
        </w:rPr>
      </w:pPr>
      <w:del w:id="130" w:author="Microsoft Office User" w:date="2025-09-28T14:24:00Z">
        <w:r>
          <w:rPr>
            <w:rStyle w:val="19"/>
            <w:rFonts w:hint="eastAsia" w:ascii="宋体" w:hAnsi="宋体" w:eastAsia="宋体" w:cs="宋体"/>
            <w:bCs/>
            <w:color w:val="0F1115"/>
            <w:sz w:val="21"/>
            <w:szCs w:val="21"/>
            <w:shd w:val="clear" w:color="auto" w:fill="FFFFFF"/>
          </w:rPr>
          <w:delText xml:space="preserve">d. </w:delText>
        </w:r>
      </w:del>
      <w:r>
        <w:rPr>
          <w:rStyle w:val="19"/>
          <w:rFonts w:hint="eastAsia" w:ascii="宋体" w:hAnsi="宋体" w:eastAsia="宋体" w:cs="宋体"/>
          <w:bCs/>
          <w:color w:val="0F1115"/>
          <w:sz w:val="21"/>
          <w:szCs w:val="21"/>
          <w:shd w:val="clear" w:color="auto" w:fill="FFFFFF"/>
        </w:rPr>
        <w:t>文件的支配</w:t>
      </w:r>
      <w:r>
        <w:rPr>
          <w:rFonts w:hint="eastAsia" w:ascii="宋体" w:hAnsi="宋体" w:eastAsia="宋体" w:cs="宋体"/>
          <w:color w:val="0F1115"/>
          <w:sz w:val="21"/>
          <w:szCs w:val="21"/>
          <w:shd w:val="clear" w:color="auto" w:fill="FFFFFF"/>
        </w:rPr>
        <w:t>：系统镜像文件为关键文件，需妥善保管。日志文件可根据需要清理。</w:t>
      </w:r>
    </w:p>
    <w:p w14:paraId="03105249">
      <w:pPr>
        <w:pStyle w:val="15"/>
        <w:widowControl/>
        <w:rPr>
          <w:ins w:id="131" w:author="Microsoft Office User" w:date="2025-09-28T14:24:00Z"/>
          <w:rFonts w:ascii="宋体" w:hAnsi="宋体" w:eastAsia="宋体" w:cs="宋体"/>
          <w:sz w:val="21"/>
          <w:szCs w:val="21"/>
        </w:rPr>
      </w:pPr>
    </w:p>
    <w:p w14:paraId="2EAEA89F">
      <w:pPr>
        <w:pStyle w:val="15"/>
        <w:widowControl/>
        <w:spacing w:before="60" w:afterAutospacing="1"/>
        <w:ind w:left="720"/>
        <w:pPrChange w:id="132" w:author="Microsoft Office User" w:date="2025-09-28T14:24:00Z">
          <w:pPr>
            <w:widowControl/>
            <w:numPr>
              <w:ilvl w:val="0"/>
              <w:numId w:val="28"/>
            </w:numPr>
            <w:spacing w:before="60" w:afterAutospacing="1"/>
            <w:ind w:left="720" w:hanging="360"/>
          </w:pPr>
        </w:pPrChange>
      </w:pPr>
    </w:p>
    <w:p w14:paraId="2801AAB6">
      <w:pPr>
        <w:pStyle w:val="7"/>
        <w:keepNext w:val="0"/>
        <w:keepLines w:val="0"/>
        <w:widowControl/>
        <w:shd w:val="clear" w:color="auto" w:fill="FFFFFF"/>
        <w:spacing w:before="160" w:after="80" w:line="280" w:lineRule="atLeast"/>
        <w:ind w:left="0" w:firstLine="0"/>
        <w:rPr>
          <w:rFonts w:ascii="宋体" w:hAnsi="宋体" w:eastAsia="宋体" w:cs="宋体"/>
          <w:color w:val="0F1115"/>
          <w:sz w:val="21"/>
          <w:szCs w:val="21"/>
        </w:rPr>
      </w:pPr>
      <w:del w:id="133" w:author="Microsoft Office User" w:date="2025-09-28T14:24:00Z">
        <w:r>
          <w:rPr>
            <w:rStyle w:val="19"/>
            <w:rFonts w:hint="eastAsia" w:ascii="宋体" w:hAnsi="宋体" w:eastAsia="宋体" w:cs="宋体"/>
            <w:b/>
            <w:color w:val="0F1115"/>
            <w:sz w:val="21"/>
            <w:szCs w:val="21"/>
            <w:shd w:val="clear" w:color="auto" w:fill="FFFFFF"/>
          </w:rPr>
          <w:delText xml:space="preserve">1.7.2.4. </w:delText>
        </w:r>
      </w:del>
      <w:r>
        <w:rPr>
          <w:rStyle w:val="19"/>
          <w:rFonts w:hint="eastAsia" w:ascii="宋体" w:hAnsi="宋体" w:eastAsia="宋体" w:cs="宋体"/>
          <w:b/>
          <w:color w:val="0F1115"/>
          <w:sz w:val="21"/>
          <w:szCs w:val="21"/>
          <w:shd w:val="clear" w:color="auto" w:fill="FFFFFF"/>
        </w:rPr>
        <w:t>启动或恢复过程</w:t>
      </w:r>
    </w:p>
    <w:p w14:paraId="6BAD1689">
      <w:pPr>
        <w:widowControl/>
        <w:numPr>
          <w:ilvl w:val="0"/>
          <w:numId w:val="0"/>
        </w:numPr>
        <w:tabs>
          <w:tab w:val="left" w:pos="720"/>
        </w:tabs>
        <w:spacing w:beforeAutospacing="1" w:afterAutospacing="1"/>
        <w:ind w:left="0" w:firstLine="0"/>
        <w:rPr>
          <w:del w:id="135" w:author="Microsoft Office User" w:date="2025-09-28T14:24:00Z"/>
          <w:rFonts w:ascii="宋体" w:hAnsi="宋体" w:eastAsia="宋体" w:cs="宋体"/>
          <w:szCs w:val="21"/>
        </w:rPr>
        <w:pPrChange w:id="134" w:author="Microsoft Office User" w:date="2025-09-28T14:24:00Z">
          <w:pPr>
            <w:widowControl/>
            <w:numPr>
              <w:ilvl w:val="0"/>
              <w:numId w:val="29"/>
            </w:numPr>
            <w:spacing w:beforeAutospacing="1" w:afterAutospacing="1"/>
            <w:ind w:left="720" w:hanging="360"/>
          </w:pPr>
        </w:pPrChange>
      </w:pPr>
    </w:p>
    <w:p w14:paraId="641F354D">
      <w:pPr>
        <w:pStyle w:val="15"/>
        <w:widowControl/>
        <w:rPr>
          <w:del w:id="136" w:author="Microsoft Office User" w:date="2025-09-28T14:24:00Z"/>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启动</w:t>
      </w:r>
      <w:r>
        <w:rPr>
          <w:rFonts w:hint="eastAsia" w:ascii="宋体" w:hAnsi="宋体" w:eastAsia="宋体" w:cs="宋体"/>
          <w:color w:val="0F1115"/>
          <w:sz w:val="21"/>
          <w:szCs w:val="21"/>
          <w:shd w:val="clear" w:color="auto" w:fill="FFFFFF"/>
        </w:rPr>
        <w:t>：如上所述，通过引导加载器或命令行工具启动。</w:t>
      </w:r>
    </w:p>
    <w:p w14:paraId="11B6890B">
      <w:pPr>
        <w:widowControl/>
        <w:numPr>
          <w:ilvl w:val="0"/>
          <w:numId w:val="0"/>
        </w:numPr>
        <w:tabs>
          <w:tab w:val="left" w:pos="720"/>
        </w:tabs>
        <w:spacing w:beforeAutospacing="1" w:afterAutospacing="1"/>
        <w:ind w:left="0" w:firstLine="0"/>
        <w:rPr>
          <w:del w:id="138" w:author="Microsoft Office User" w:date="2025-09-28T14:24:00Z"/>
          <w:rFonts w:ascii="宋体" w:hAnsi="宋体" w:eastAsia="宋体" w:cs="宋体"/>
          <w:szCs w:val="21"/>
        </w:rPr>
        <w:pPrChange w:id="137" w:author="Microsoft Office User" w:date="2025-09-28T14:24:00Z">
          <w:pPr>
            <w:widowControl/>
            <w:numPr>
              <w:ilvl w:val="0"/>
              <w:numId w:val="29"/>
            </w:numPr>
            <w:spacing w:beforeAutospacing="1" w:afterAutospacing="1"/>
            <w:ind w:left="720" w:hanging="360"/>
          </w:pPr>
        </w:pPrChange>
      </w:pPr>
    </w:p>
    <w:p w14:paraId="4CDBA8CB">
      <w:pPr>
        <w:pStyle w:val="15"/>
        <w:widowControl/>
        <w:spacing w:before="60" w:afterAutospacing="1"/>
        <w:ind w:left="720"/>
        <w:pPrChange w:id="139" w:author="Microsoft Office User" w:date="2025-09-28T14:24:00Z">
          <w:pPr>
            <w:widowControl/>
            <w:numPr>
              <w:ilvl w:val="0"/>
              <w:numId w:val="29"/>
            </w:numPr>
            <w:spacing w:before="60" w:afterAutospacing="1"/>
            <w:ind w:left="720" w:hanging="360"/>
          </w:pPr>
        </w:pPrChange>
      </w:pPr>
    </w:p>
    <w:p w14:paraId="370683A5">
      <w:pPr>
        <w:pStyle w:val="15"/>
        <w:widowControl/>
        <w:rPr>
          <w:rFonts w:ascii="宋体" w:hAnsi="宋体" w:eastAsia="宋体" w:cs="宋体"/>
          <w:sz w:val="21"/>
          <w:szCs w:val="21"/>
        </w:rPr>
      </w:pPr>
      <w:r>
        <w:rPr>
          <w:rStyle w:val="19"/>
          <w:rFonts w:hint="eastAsia" w:ascii="宋体" w:hAnsi="宋体" w:eastAsia="宋体" w:cs="宋体"/>
          <w:bCs/>
          <w:color w:val="0F1115"/>
          <w:sz w:val="21"/>
          <w:szCs w:val="21"/>
          <w:shd w:val="clear" w:color="auto" w:fill="FFFFFF"/>
        </w:rPr>
        <w:t>恢复</w:t>
      </w:r>
      <w:r>
        <w:rPr>
          <w:rFonts w:hint="eastAsia" w:ascii="宋体" w:hAnsi="宋体" w:eastAsia="宋体" w:cs="宋体"/>
          <w:color w:val="0F1115"/>
          <w:sz w:val="21"/>
          <w:szCs w:val="21"/>
          <w:shd w:val="clear" w:color="auto" w:fill="FFFFFF"/>
        </w:rPr>
        <w:t>：若系统崩溃，需硬件断电后重新启动。对于虚拟机内部问题，可通过 axvisor 的管理接口重启虚拟机。</w:t>
      </w:r>
    </w:p>
    <w:p w14:paraId="4D852E79">
      <w:pPr>
        <w:widowControl/>
        <w:numPr>
          <w:ilvl w:val="0"/>
          <w:numId w:val="0"/>
        </w:numPr>
        <w:tabs>
          <w:tab w:val="left" w:pos="720"/>
        </w:tabs>
        <w:spacing w:before="60" w:afterAutospacing="1"/>
        <w:ind w:left="0" w:firstLine="0"/>
        <w:rPr>
          <w:del w:id="141" w:author="Microsoft Office User" w:date="2025-09-28T14:25:00Z"/>
        </w:rPr>
        <w:pPrChange w:id="140" w:author="Microsoft Office User" w:date="2025-09-28T14:24:00Z">
          <w:pPr>
            <w:widowControl/>
            <w:numPr>
              <w:ilvl w:val="0"/>
              <w:numId w:val="29"/>
            </w:numPr>
            <w:spacing w:before="60" w:afterAutospacing="1"/>
            <w:ind w:left="720" w:hanging="360"/>
          </w:pPr>
        </w:pPrChange>
      </w:pPr>
    </w:p>
    <w:p w14:paraId="1BF25B28">
      <w:pPr>
        <w:pStyle w:val="10"/>
        <w:rPr>
          <w:del w:id="142" w:author="Microsoft Office User" w:date="2025-09-28T14:25:00Z"/>
        </w:rPr>
      </w:pPr>
      <w:del w:id="143" w:author="Microsoft Office User" w:date="2025-09-28T14:25:00Z">
        <w:r>
          <w:rPr>
            <w:rFonts w:hint="eastAsia"/>
          </w:rPr>
          <w:delText>5.2.3输入／输出文件</w:delText>
        </w:r>
      </w:del>
    </w:p>
    <w:p w14:paraId="34F37F5E">
      <w:pPr>
        <w:rPr>
          <w:del w:id="144" w:author="Microsoft Office User" w:date="2025-09-28T14:25:00Z"/>
        </w:rPr>
      </w:pPr>
      <w:del w:id="145" w:author="Microsoft Office User" w:date="2025-09-28T14:25:00Z">
        <w:r>
          <w:rPr>
            <w:rFonts w:hint="eastAsia"/>
          </w:rPr>
          <w:delText xml:space="preserve">    【给出建立或更新文件的有关信息，如：】</w:delText>
        </w:r>
      </w:del>
    </w:p>
    <w:p w14:paraId="62201EC0">
      <w:pPr>
        <w:rPr>
          <w:del w:id="146" w:author="Microsoft Office User" w:date="2025-09-28T14:25:00Z"/>
        </w:rPr>
      </w:pPr>
      <w:del w:id="147" w:author="Microsoft Office User" w:date="2025-09-28T14:25:00Z">
        <w:r>
          <w:rPr>
            <w:rFonts w:hint="eastAsia"/>
          </w:rPr>
          <w:delText xml:space="preserve">          a.文件的名称及编号；b.记录媒体；C。存留的目录；d.文件的支配</w:delText>
        </w:r>
      </w:del>
    </w:p>
    <w:p w14:paraId="60CF2023">
      <w:pPr>
        <w:rPr>
          <w:del w:id="148" w:author="Microsoft Office User" w:date="2025-09-28T14:25:00Z"/>
        </w:rPr>
      </w:pPr>
      <w:del w:id="149" w:author="Microsoft Office User" w:date="2025-09-28T14:25:00Z">
        <w:r>
          <w:rPr>
            <w:rFonts w:hint="eastAsia"/>
          </w:rPr>
          <w:delText xml:space="preserve">    【说明确定保留文件或废弃文件的准则，分发文件的对象，占用硬件的优先级及保密控制等.】</w:delText>
        </w:r>
      </w:del>
    </w:p>
    <w:p w14:paraId="2629DF98">
      <w:pPr>
        <w:pStyle w:val="10"/>
        <w:rPr>
          <w:del w:id="150" w:author="Microsoft Office User" w:date="2025-09-28T14:25:00Z"/>
        </w:rPr>
      </w:pPr>
      <w:del w:id="151" w:author="Microsoft Office User" w:date="2025-09-28T14:25:00Z">
        <w:r>
          <w:rPr>
            <w:rFonts w:hint="eastAsia"/>
          </w:rPr>
          <w:delText>5.2.4启动或恢复过程</w:delText>
        </w:r>
      </w:del>
    </w:p>
    <w:p w14:paraId="2DEF8C18"/>
    <w:p w14:paraId="1041EB34">
      <w:pPr>
        <w:pStyle w:val="4"/>
      </w:pPr>
      <w:r>
        <w:rPr>
          <w:rFonts w:hint="eastAsia"/>
        </w:rPr>
        <w:t xml:space="preserve">6. </w:t>
      </w:r>
      <w:r>
        <w:rPr>
          <w:rFonts w:hint="eastAsia"/>
          <w:lang w:eastAsia="zh-CN"/>
        </w:rPr>
        <w:t>（</w:t>
      </w:r>
      <w:r>
        <w:rPr>
          <w:rFonts w:hint="eastAsia"/>
          <w:lang w:val="en-US" w:eastAsia="zh-CN"/>
        </w:rPr>
        <w:t>未完成</w:t>
      </w:r>
      <w:r>
        <w:rPr>
          <w:rFonts w:hint="eastAsia"/>
          <w:lang w:eastAsia="zh-CN"/>
        </w:rPr>
        <w:t>）</w:t>
      </w:r>
      <w:r>
        <w:rPr>
          <w:rFonts w:hint="eastAsia"/>
        </w:rPr>
        <w:t>非常规过程</w:t>
      </w:r>
    </w:p>
    <w:p w14:paraId="4DD7FF98">
      <w:r>
        <w:rPr>
          <w:rFonts w:hint="eastAsia"/>
        </w:rPr>
        <w:t xml:space="preserve">    【提供应急或非常规操作的必要信息及操作步骤，如出错处理操作、向后备系统切换操作以及维护人员须知的操作和注意事项。】</w:t>
      </w:r>
    </w:p>
    <w:p w14:paraId="511D61EA"/>
    <w:p w14:paraId="35B60537">
      <w:pPr>
        <w:pStyle w:val="4"/>
      </w:pPr>
      <w:r>
        <w:rPr>
          <w:rFonts w:hint="eastAsia"/>
        </w:rPr>
        <w:t xml:space="preserve">7. </w:t>
      </w:r>
      <w:r>
        <w:rPr>
          <w:rFonts w:hint="eastAsia"/>
          <w:lang w:eastAsia="zh-CN"/>
        </w:rPr>
        <w:t>（</w:t>
      </w:r>
      <w:r>
        <w:rPr>
          <w:rFonts w:hint="eastAsia"/>
          <w:lang w:val="en-US" w:eastAsia="zh-CN"/>
        </w:rPr>
        <w:t>未完成</w:t>
      </w:r>
      <w:r>
        <w:rPr>
          <w:rFonts w:hint="eastAsia"/>
          <w:lang w:eastAsia="zh-CN"/>
        </w:rPr>
        <w:t>）</w:t>
      </w:r>
      <w:r>
        <w:rPr>
          <w:rFonts w:hint="eastAsia"/>
        </w:rPr>
        <w:t>操作命令一览表</w:t>
      </w:r>
    </w:p>
    <w:p w14:paraId="34B2A0F3">
      <w:r>
        <w:rPr>
          <w:rFonts w:hint="eastAsia"/>
        </w:rPr>
        <w:t xml:space="preserve">    【按字母顺序逐个列出全部操作命令的格式、功能及参数说明。】</w:t>
      </w:r>
    </w:p>
    <w:p w14:paraId="5C39AD8E"/>
    <w:p w14:paraId="4BE01C98">
      <w:pPr>
        <w:pStyle w:val="4"/>
      </w:pPr>
      <w:r>
        <w:rPr>
          <w:rFonts w:hint="eastAsia"/>
        </w:rPr>
        <w:t xml:space="preserve">8. </w:t>
      </w:r>
      <w:r>
        <w:rPr>
          <w:rFonts w:hint="eastAsia"/>
          <w:lang w:eastAsia="zh-CN"/>
        </w:rPr>
        <w:t>（</w:t>
      </w:r>
      <w:r>
        <w:rPr>
          <w:rFonts w:hint="eastAsia"/>
          <w:lang w:val="en-US" w:eastAsia="zh-CN"/>
        </w:rPr>
        <w:t>未完成</w:t>
      </w:r>
      <w:r>
        <w:rPr>
          <w:rFonts w:hint="eastAsia"/>
          <w:lang w:eastAsia="zh-CN"/>
        </w:rPr>
        <w:t>）</w:t>
      </w:r>
      <w:r>
        <w:rPr>
          <w:rFonts w:hint="eastAsia"/>
        </w:rPr>
        <w:t>程序文件（或命令文件）和数据文件一览表</w:t>
      </w:r>
    </w:p>
    <w:p w14:paraId="0A213026">
      <w:r>
        <w:rPr>
          <w:rFonts w:hint="eastAsia"/>
        </w:rPr>
        <w:t xml:space="preserve">    【按文件名字母顺序或按功能与模块分类顺序逐个列出文件名称、标识符及说明。】</w:t>
      </w:r>
    </w:p>
    <w:p w14:paraId="11C9422C"/>
    <w:p w14:paraId="1D2545AA">
      <w:pPr>
        <w:pStyle w:val="4"/>
      </w:pPr>
      <w:r>
        <w:rPr>
          <w:rFonts w:hint="eastAsia"/>
        </w:rPr>
        <w:t xml:space="preserve">9. </w:t>
      </w:r>
      <w:r>
        <w:rPr>
          <w:rFonts w:hint="eastAsia"/>
          <w:lang w:eastAsia="zh-CN"/>
        </w:rPr>
        <w:t>（</w:t>
      </w:r>
      <w:r>
        <w:rPr>
          <w:rFonts w:hint="eastAsia"/>
          <w:lang w:val="en-US" w:eastAsia="zh-CN"/>
        </w:rPr>
        <w:t>未完成</w:t>
      </w:r>
      <w:bookmarkStart w:id="0" w:name="_GoBack"/>
      <w:bookmarkEnd w:id="0"/>
      <w:r>
        <w:rPr>
          <w:rFonts w:hint="eastAsia"/>
          <w:lang w:eastAsia="zh-CN"/>
        </w:rPr>
        <w:t>）</w:t>
      </w:r>
      <w:r>
        <w:rPr>
          <w:rFonts w:hint="eastAsia"/>
        </w:rPr>
        <w:t>用户操作举例</w:t>
      </w:r>
    </w:p>
    <w:p w14:paraId="7A6E8CC0"/>
    <w:p w14:paraId="10BF2551">
      <w:pPr>
        <w:pStyle w:val="4"/>
      </w:pPr>
      <w:r>
        <w:rPr>
          <w:rFonts w:hint="eastAsia"/>
        </w:rPr>
        <w:t>核心crate的API接口及说明</w:t>
      </w:r>
    </w:p>
    <w:p w14:paraId="50D1FFDF">
      <w:pPr>
        <w:pStyle w:val="5"/>
      </w:pPr>
      <w:r>
        <w:rPr>
          <w:rFonts w:hint="eastAsia"/>
        </w:rPr>
        <w:t>Axvisor</w:t>
      </w:r>
    </w:p>
    <w:p w14:paraId="41A95794">
      <w:pPr>
        <w:pStyle w:val="6"/>
        <w:rPr>
          <w:rFonts w:eastAsiaTheme="minorEastAsia"/>
          <w:sz w:val="32"/>
          <w:szCs w:val="32"/>
        </w:rPr>
      </w:pPr>
      <w:r>
        <w:t>VMM核心API</w:t>
      </w:r>
    </w:p>
    <w:p w14:paraId="5C381F53">
      <w:pPr>
        <w:pStyle w:val="7"/>
        <w:rPr>
          <w:rFonts w:eastAsiaTheme="majorEastAsia"/>
        </w:rPr>
      </w:pPr>
      <w:r>
        <w:t>初始化流程与系统启动时序</w:t>
      </w:r>
    </w:p>
    <w:p w14:paraId="7016A38B">
      <w:pPr>
        <w:pStyle w:val="8"/>
        <w:rPr>
          <w:rFonts w:cstheme="minorBidi"/>
          <w:szCs w:val="28"/>
        </w:rPr>
      </w:pPr>
      <w:r>
        <w:t>vmm::init()</w:t>
      </w:r>
      <w:r>
        <w:rPr>
          <w:rFonts w:cstheme="minorBidi"/>
          <w:szCs w:val="28"/>
        </w:rPr>
        <w:t> 函数</w:t>
      </w:r>
    </w:p>
    <w:p w14:paraId="2F8CF705">
      <w:pPr>
        <w:pStyle w:val="15"/>
        <w:rPr>
          <w:rFonts w:ascii="Segoe UI" w:hAnsi="Segoe UI" w:cs="Segoe UI"/>
          <w:color w:val="1F2328"/>
          <w:szCs w:val="24"/>
        </w:rPr>
      </w:pPr>
      <w:r>
        <w:rPr>
          <w:rFonts w:ascii="Segoe UI" w:hAnsi="Segoe UI" w:cs="Segoe UI"/>
          <w:color w:val="1F2328"/>
        </w:rPr>
        <w:t>该函数负责初始化VMM环境，创建所有虚拟机结构并为每个虚拟机设置主vCPU。</w:t>
      </w:r>
    </w:p>
    <w:p w14:paraId="4DED4778">
      <w:pPr>
        <w:widowControl/>
        <w:numPr>
          <w:ilvl w:val="0"/>
          <w:numId w:val="30"/>
        </w:numPr>
        <w:spacing w:beforeAutospacing="1" w:afterAutospacing="1"/>
        <w:jc w:val="left"/>
        <w:rPr>
          <w:rFonts w:ascii="Segoe UI" w:hAnsi="Segoe UI" w:cs="Segoe UI"/>
          <w:color w:val="1F2328"/>
        </w:rPr>
      </w:pPr>
      <w:r>
        <w:rPr>
          <w:rStyle w:val="19"/>
          <w:rFonts w:ascii="Segoe UI" w:hAnsi="Segoe UI" w:cs="Segoe UI"/>
          <w:color w:val="1F2328"/>
        </w:rPr>
        <w:t>函数签名</w:t>
      </w:r>
      <w:r>
        <w:rPr>
          <w:rFonts w:ascii="Segoe UI" w:hAnsi="Segoe UI" w:cs="Segoe UI"/>
          <w:color w:val="1F2328"/>
        </w:rPr>
        <w:t>:</w:t>
      </w:r>
      <w:r>
        <w:rPr>
          <w:rStyle w:val="34"/>
          <w:rFonts w:ascii="Segoe UI" w:hAnsi="Segoe UI" w:cs="Segoe UI"/>
          <w:color w:val="1F2328"/>
        </w:rPr>
        <w:t> </w:t>
      </w:r>
      <w:r>
        <w:rPr>
          <w:rStyle w:val="22"/>
          <w:color w:val="1F2328"/>
          <w:szCs w:val="20"/>
        </w:rPr>
        <w:t>pub fn init()</w:t>
      </w:r>
    </w:p>
    <w:p w14:paraId="22DB9977">
      <w:pPr>
        <w:widowControl/>
        <w:numPr>
          <w:ilvl w:val="0"/>
          <w:numId w:val="30"/>
        </w:numPr>
        <w:spacing w:before="60" w:after="100" w:afterAutospacing="1"/>
        <w:jc w:val="left"/>
        <w:rPr>
          <w:rFonts w:ascii="Segoe UI" w:hAnsi="Segoe UI" w:cs="Segoe UI"/>
          <w:color w:val="1F2328"/>
        </w:rPr>
      </w:pPr>
      <w:r>
        <w:rPr>
          <w:rStyle w:val="19"/>
          <w:rFonts w:ascii="Segoe UI" w:hAnsi="Segoe UI" w:cs="Segoe UI"/>
          <w:color w:val="1F2328"/>
        </w:rPr>
        <w:t>功能描述</w:t>
      </w:r>
      <w:r>
        <w:rPr>
          <w:rFonts w:ascii="Segoe UI" w:hAnsi="Segoe UI" w:cs="Segoe UI"/>
          <w:color w:val="1F2328"/>
        </w:rPr>
        <w:t>:</w:t>
      </w:r>
    </w:p>
    <w:p w14:paraId="5D9B4006">
      <w:pPr>
        <w:widowControl/>
        <w:numPr>
          <w:ilvl w:val="1"/>
          <w:numId w:val="30"/>
        </w:numPr>
        <w:spacing w:beforeAutospacing="1" w:afterAutospacing="1"/>
        <w:jc w:val="left"/>
        <w:rPr>
          <w:rFonts w:ascii="Segoe UI" w:hAnsi="Segoe UI" w:cs="Segoe UI"/>
          <w:color w:val="1F2328"/>
        </w:rPr>
      </w:pPr>
      <w:r>
        <w:rPr>
          <w:rFonts w:ascii="Segoe UI" w:hAnsi="Segoe UI" w:cs="Segoe UI"/>
          <w:color w:val="1F2328"/>
        </w:rPr>
        <w:t>调用</w:t>
      </w:r>
      <w:r>
        <w:rPr>
          <w:rStyle w:val="34"/>
          <w:rFonts w:ascii="Segoe UI" w:hAnsi="Segoe UI" w:cs="Segoe UI"/>
          <w:color w:val="1F2328"/>
        </w:rPr>
        <w:t> </w:t>
      </w:r>
      <w:r>
        <w:rPr>
          <w:rStyle w:val="22"/>
          <w:color w:val="1F2328"/>
          <w:szCs w:val="20"/>
        </w:rPr>
        <w:t>config::init_guest_vms()</w:t>
      </w:r>
      <w:r>
        <w:rPr>
          <w:rStyle w:val="34"/>
          <w:rFonts w:ascii="Segoe UI" w:hAnsi="Segoe UI" w:cs="Segoe UI"/>
          <w:color w:val="1F2328"/>
        </w:rPr>
        <w:t> </w:t>
      </w:r>
      <w:r>
        <w:rPr>
          <w:rFonts w:ascii="Segoe UI" w:hAnsi="Segoe UI" w:cs="Segoe UI"/>
          <w:color w:val="1F2328"/>
        </w:rPr>
        <w:t>根据配置文件初始化客户虚拟机。</w:t>
      </w:r>
    </w:p>
    <w:p w14:paraId="27F3FF32">
      <w:pPr>
        <w:widowControl/>
        <w:numPr>
          <w:ilvl w:val="1"/>
          <w:numId w:val="30"/>
        </w:numPr>
        <w:spacing w:afterAutospacing="1"/>
        <w:jc w:val="left"/>
        <w:rPr>
          <w:rFonts w:ascii="Segoe UI" w:hAnsi="Segoe UI" w:cs="Segoe UI"/>
          <w:color w:val="1F2328"/>
        </w:rPr>
      </w:pPr>
      <w:r>
        <w:rPr>
          <w:rFonts w:ascii="Segoe UI" w:hAnsi="Segoe UI" w:cs="Segoe UI"/>
          <w:color w:val="1F2328"/>
        </w:rPr>
        <w:t>遍历虚拟机列表，调用</w:t>
      </w:r>
      <w:r>
        <w:rPr>
          <w:rStyle w:val="34"/>
          <w:rFonts w:ascii="Segoe UI" w:hAnsi="Segoe UI" w:cs="Segoe UI"/>
          <w:color w:val="1F2328"/>
        </w:rPr>
        <w:t> </w:t>
      </w:r>
      <w:r>
        <w:rPr>
          <w:rStyle w:val="22"/>
          <w:color w:val="1F2328"/>
          <w:szCs w:val="20"/>
        </w:rPr>
        <w:t>vcpus::setup_vm_primary_vcpu(vm)</w:t>
      </w:r>
      <w:r>
        <w:rPr>
          <w:rStyle w:val="34"/>
          <w:rFonts w:ascii="Segoe UI" w:hAnsi="Segoe UI" w:cs="Segoe UI"/>
          <w:color w:val="1F2328"/>
        </w:rPr>
        <w:t> </w:t>
      </w:r>
      <w:r>
        <w:rPr>
          <w:rFonts w:ascii="Segoe UI" w:hAnsi="Segoe UI" w:cs="Segoe UI"/>
          <w:color w:val="1F2328"/>
        </w:rPr>
        <w:t>为每个虚拟机设置主vCPU并生成相应的任务。</w:t>
      </w:r>
    </w:p>
    <w:p w14:paraId="5691F2E9">
      <w:pPr>
        <w:widowControl/>
        <w:numPr>
          <w:ilvl w:val="0"/>
          <w:numId w:val="30"/>
        </w:numPr>
        <w:spacing w:afterAutospacing="1"/>
        <w:jc w:val="left"/>
        <w:rPr>
          <w:rFonts w:ascii="Segoe UI" w:hAnsi="Segoe UI" w:cs="Segoe UI"/>
          <w:color w:val="1F2328"/>
        </w:rPr>
      </w:pPr>
      <w:r>
        <w:rPr>
          <w:rStyle w:val="19"/>
          <w:rFonts w:ascii="Segoe UI" w:hAnsi="Segoe UI" w:cs="Segoe UI"/>
          <w:color w:val="1F2328"/>
        </w:rPr>
        <w:t>执行时机</w:t>
      </w:r>
      <w:r>
        <w:rPr>
          <w:rFonts w:ascii="Segoe UI" w:hAnsi="Segoe UI" w:cs="Segoe UI"/>
          <w:color w:val="1F2328"/>
        </w:rPr>
        <w:t>: 在内核启动后由</w:t>
      </w:r>
      <w:r>
        <w:rPr>
          <w:rStyle w:val="34"/>
          <w:rFonts w:ascii="Segoe UI" w:hAnsi="Segoe UI" w:cs="Segoe UI"/>
          <w:color w:val="1F2328"/>
        </w:rPr>
        <w:t> </w:t>
      </w:r>
      <w:r>
        <w:rPr>
          <w:rStyle w:val="22"/>
          <w:color w:val="1F2328"/>
          <w:szCs w:val="20"/>
        </w:rPr>
        <w:t>main.rs</w:t>
      </w:r>
      <w:r>
        <w:rPr>
          <w:rStyle w:val="34"/>
          <w:rFonts w:ascii="Segoe UI" w:hAnsi="Segoe UI" w:cs="Segoe UI"/>
          <w:color w:val="1F2328"/>
        </w:rPr>
        <w:t> </w:t>
      </w:r>
      <w:r>
        <w:rPr>
          <w:rFonts w:ascii="Segoe UI" w:hAnsi="Segoe UI" w:cs="Segoe UI"/>
          <w:color w:val="1F2328"/>
        </w:rPr>
        <w:t>中的</w:t>
      </w:r>
      <w:r>
        <w:rPr>
          <w:rStyle w:val="34"/>
          <w:rFonts w:ascii="Segoe UI" w:hAnsi="Segoe UI" w:cs="Segoe UI"/>
          <w:color w:val="1F2328"/>
        </w:rPr>
        <w:t> </w:t>
      </w:r>
      <w:r>
        <w:rPr>
          <w:rStyle w:val="22"/>
          <w:color w:val="1F2328"/>
          <w:szCs w:val="20"/>
        </w:rPr>
        <w:t>main()</w:t>
      </w:r>
      <w:r>
        <w:rPr>
          <w:rStyle w:val="34"/>
          <w:rFonts w:ascii="Segoe UI" w:hAnsi="Segoe UI" w:cs="Segoe UI"/>
          <w:color w:val="1F2328"/>
        </w:rPr>
        <w:t> </w:t>
      </w:r>
      <w:r>
        <w:rPr>
          <w:rFonts w:ascii="Segoe UI" w:hAnsi="Segoe UI" w:cs="Segoe UI"/>
          <w:color w:val="1F2328"/>
        </w:rPr>
        <w:t>函数调用。</w:t>
      </w:r>
    </w:p>
    <w:p w14:paraId="3820B501">
      <w:pPr>
        <w:pStyle w:val="8"/>
      </w:pPr>
      <w:r>
        <w:t>vmm::start() 函数</w:t>
      </w:r>
    </w:p>
    <w:p w14:paraId="59CCB177">
      <w:pPr>
        <w:pStyle w:val="15"/>
        <w:rPr>
          <w:rFonts w:ascii="Segoe UI" w:hAnsi="Segoe UI" w:cs="Segoe UI"/>
          <w:color w:val="1F2328"/>
          <w:szCs w:val="24"/>
        </w:rPr>
      </w:pPr>
      <w:r>
        <w:rPr>
          <w:rFonts w:ascii="Segoe UI" w:hAnsi="Segoe UI" w:cs="Segoe UI"/>
          <w:color w:val="1F2328"/>
        </w:rPr>
        <w:t>该函数启动VMM并引导所有已配置的虚拟机运行。</w:t>
      </w:r>
    </w:p>
    <w:p w14:paraId="1CC114B9">
      <w:pPr>
        <w:widowControl/>
        <w:numPr>
          <w:ilvl w:val="0"/>
          <w:numId w:val="31"/>
        </w:numPr>
        <w:spacing w:beforeAutospacing="1" w:afterAutospacing="1"/>
        <w:jc w:val="left"/>
        <w:rPr>
          <w:rFonts w:ascii="Segoe UI" w:hAnsi="Segoe UI" w:cs="Segoe UI"/>
          <w:color w:val="1F2328"/>
        </w:rPr>
      </w:pPr>
      <w:r>
        <w:rPr>
          <w:rStyle w:val="19"/>
          <w:rFonts w:ascii="Segoe UI" w:hAnsi="Segoe UI" w:cs="Segoe UI"/>
          <w:color w:val="1F2328"/>
        </w:rPr>
        <w:t>函数签名</w:t>
      </w:r>
      <w:r>
        <w:rPr>
          <w:rFonts w:ascii="Segoe UI" w:hAnsi="Segoe UI" w:cs="Segoe UI"/>
          <w:color w:val="1F2328"/>
        </w:rPr>
        <w:t>:</w:t>
      </w:r>
      <w:r>
        <w:rPr>
          <w:rStyle w:val="34"/>
          <w:rFonts w:ascii="Segoe UI" w:hAnsi="Segoe UI" w:cs="Segoe UI"/>
          <w:color w:val="1F2328"/>
        </w:rPr>
        <w:t> </w:t>
      </w:r>
      <w:r>
        <w:rPr>
          <w:rStyle w:val="22"/>
          <w:color w:val="1F2328"/>
          <w:szCs w:val="20"/>
        </w:rPr>
        <w:t>pub fn start()</w:t>
      </w:r>
    </w:p>
    <w:p w14:paraId="3644C5AA">
      <w:pPr>
        <w:widowControl/>
        <w:numPr>
          <w:ilvl w:val="0"/>
          <w:numId w:val="31"/>
        </w:numPr>
        <w:spacing w:before="60" w:after="100" w:afterAutospacing="1"/>
        <w:jc w:val="left"/>
        <w:rPr>
          <w:rFonts w:ascii="Segoe UI" w:hAnsi="Segoe UI" w:cs="Segoe UI"/>
          <w:color w:val="1F2328"/>
        </w:rPr>
      </w:pPr>
      <w:r>
        <w:rPr>
          <w:rStyle w:val="19"/>
          <w:rFonts w:ascii="Segoe UI" w:hAnsi="Segoe UI" w:cs="Segoe UI"/>
          <w:color w:val="1F2328"/>
        </w:rPr>
        <w:t>功能描述</w:t>
      </w:r>
      <w:r>
        <w:rPr>
          <w:rFonts w:ascii="Segoe UI" w:hAnsi="Segoe UI" w:cs="Segoe UI"/>
          <w:color w:val="1F2328"/>
        </w:rPr>
        <w:t>:</w:t>
      </w:r>
    </w:p>
    <w:p w14:paraId="075FD70A">
      <w:pPr>
        <w:widowControl/>
        <w:numPr>
          <w:ilvl w:val="1"/>
          <w:numId w:val="31"/>
        </w:numPr>
        <w:spacing w:beforeAutospacing="1" w:afterAutospacing="1"/>
        <w:jc w:val="left"/>
        <w:rPr>
          <w:rFonts w:ascii="Segoe UI" w:hAnsi="Segoe UI" w:cs="Segoe UI"/>
          <w:color w:val="1F2328"/>
        </w:rPr>
      </w:pPr>
      <w:r>
        <w:rPr>
          <w:rFonts w:ascii="Segoe UI" w:hAnsi="Segoe UI" w:cs="Segoe UI"/>
          <w:color w:val="1F2328"/>
        </w:rPr>
        <w:t>遍历虚拟机列表，调用每个虚拟机的</w:t>
      </w:r>
      <w:r>
        <w:rPr>
          <w:rStyle w:val="34"/>
          <w:rFonts w:ascii="Segoe UI" w:hAnsi="Segoe UI" w:cs="Segoe UI"/>
          <w:color w:val="1F2328"/>
        </w:rPr>
        <w:t> </w:t>
      </w:r>
      <w:r>
        <w:rPr>
          <w:rStyle w:val="22"/>
          <w:color w:val="1F2328"/>
          <w:szCs w:val="20"/>
        </w:rPr>
        <w:t>boot()</w:t>
      </w:r>
      <w:r>
        <w:rPr>
          <w:rStyle w:val="34"/>
          <w:rFonts w:ascii="Segoe UI" w:hAnsi="Segoe UI" w:cs="Segoe UI"/>
          <w:color w:val="1F2328"/>
        </w:rPr>
        <w:t> </w:t>
      </w:r>
      <w:r>
        <w:rPr>
          <w:rFonts w:ascii="Segoe UI" w:hAnsi="Segoe UI" w:cs="Segoe UI"/>
          <w:color w:val="1F2328"/>
        </w:rPr>
        <w:t>方法尝试启动。</w:t>
      </w:r>
    </w:p>
    <w:p w14:paraId="02C94AAA">
      <w:pPr>
        <w:widowControl/>
        <w:numPr>
          <w:ilvl w:val="1"/>
          <w:numId w:val="31"/>
        </w:numPr>
        <w:spacing w:afterAutospacing="1"/>
        <w:jc w:val="left"/>
        <w:rPr>
          <w:rFonts w:ascii="Segoe UI" w:hAnsi="Segoe UI" w:cs="Segoe UI"/>
          <w:color w:val="1F2328"/>
        </w:rPr>
      </w:pPr>
      <w:r>
        <w:rPr>
          <w:rFonts w:ascii="Segoe UI" w:hAnsi="Segoe UI" w:cs="Segoe UI"/>
          <w:color w:val="1F2328"/>
        </w:rPr>
        <w:t>若启动成功，则通过</w:t>
      </w:r>
      <w:r>
        <w:rPr>
          <w:rStyle w:val="34"/>
          <w:rFonts w:ascii="Segoe UI" w:hAnsi="Segoe UI" w:cs="Segoe UI"/>
          <w:color w:val="1F2328"/>
        </w:rPr>
        <w:t> </w:t>
      </w:r>
      <w:r>
        <w:rPr>
          <w:rStyle w:val="22"/>
          <w:color w:val="1F2328"/>
          <w:szCs w:val="20"/>
        </w:rPr>
        <w:t>vcpus::notify_primary_vcpu(vm.id())</w:t>
      </w:r>
      <w:r>
        <w:rPr>
          <w:rStyle w:val="34"/>
          <w:rFonts w:ascii="Segoe UI" w:hAnsi="Segoe UI" w:cs="Segoe UI"/>
          <w:color w:val="1F2328"/>
        </w:rPr>
        <w:t> </w:t>
      </w:r>
      <w:r>
        <w:rPr>
          <w:rFonts w:ascii="Segoe UI" w:hAnsi="Segoe UI" w:cs="Segoe UI"/>
          <w:color w:val="1F2328"/>
        </w:rPr>
        <w:t>通知主vCPU开始执行，并递增运行中的虚拟机计数。</w:t>
      </w:r>
    </w:p>
    <w:p w14:paraId="7F421FCA">
      <w:pPr>
        <w:widowControl/>
        <w:numPr>
          <w:ilvl w:val="1"/>
          <w:numId w:val="31"/>
        </w:numPr>
        <w:spacing w:before="60" w:after="100" w:afterAutospacing="1"/>
        <w:jc w:val="left"/>
        <w:rPr>
          <w:rFonts w:ascii="Segoe UI" w:hAnsi="Segoe UI" w:cs="Segoe UI"/>
          <w:color w:val="1F2328"/>
        </w:rPr>
      </w:pPr>
      <w:r>
        <w:rPr>
          <w:rFonts w:ascii="Segoe UI" w:hAnsi="Segoe UI" w:cs="Segoe UI"/>
          <w:color w:val="1F2328"/>
        </w:rPr>
        <w:t>使用等待队列阻塞主线程，直到所有虚拟机停止运行。</w:t>
      </w:r>
    </w:p>
    <w:p w14:paraId="26CA85E4">
      <w:pPr>
        <w:widowControl/>
        <w:numPr>
          <w:ilvl w:val="0"/>
          <w:numId w:val="31"/>
        </w:numPr>
        <w:spacing w:afterAutospacing="1"/>
        <w:jc w:val="left"/>
        <w:rPr>
          <w:rFonts w:ascii="Segoe UI" w:hAnsi="Segoe UI" w:cs="Segoe UI"/>
          <w:color w:val="1F2328"/>
        </w:rPr>
      </w:pPr>
      <w:r>
        <w:rPr>
          <w:rStyle w:val="19"/>
          <w:rFonts w:ascii="Segoe UI" w:hAnsi="Segoe UI" w:cs="Segoe UI"/>
          <w:color w:val="1F2328"/>
        </w:rPr>
        <w:t>同步机制</w:t>
      </w:r>
      <w:r>
        <w:rPr>
          <w:rFonts w:ascii="Segoe UI" w:hAnsi="Segoe UI" w:cs="Segoe UI"/>
          <w:color w:val="1F2328"/>
        </w:rPr>
        <w:t>: 利用原子变量</w:t>
      </w:r>
      <w:r>
        <w:rPr>
          <w:rStyle w:val="34"/>
          <w:rFonts w:ascii="Segoe UI" w:hAnsi="Segoe UI" w:cs="Segoe UI"/>
          <w:color w:val="1F2328"/>
        </w:rPr>
        <w:t> </w:t>
      </w:r>
      <w:r>
        <w:rPr>
          <w:rStyle w:val="22"/>
          <w:color w:val="1F2328"/>
          <w:szCs w:val="20"/>
        </w:rPr>
        <w:t>RUNNING_VM_COUNT</w:t>
      </w:r>
      <w:r>
        <w:rPr>
          <w:rStyle w:val="34"/>
          <w:rFonts w:ascii="Segoe UI" w:hAnsi="Segoe UI" w:cs="Segoe UI"/>
          <w:color w:val="1F2328"/>
        </w:rPr>
        <w:t> </w:t>
      </w:r>
      <w:r>
        <w:rPr>
          <w:rFonts w:ascii="Segoe UI" w:hAnsi="Segoe UI" w:cs="Segoe UI"/>
          <w:color w:val="1F2328"/>
        </w:rPr>
        <w:t>和等待队列</w:t>
      </w:r>
      <w:r>
        <w:rPr>
          <w:rStyle w:val="34"/>
          <w:rFonts w:ascii="Segoe UI" w:hAnsi="Segoe UI" w:cs="Segoe UI"/>
          <w:color w:val="1F2328"/>
        </w:rPr>
        <w:t> </w:t>
      </w:r>
      <w:r>
        <w:rPr>
          <w:rStyle w:val="22"/>
          <w:color w:val="1F2328"/>
          <w:szCs w:val="20"/>
        </w:rPr>
        <w:t>VMM</w:t>
      </w:r>
      <w:r>
        <w:rPr>
          <w:rStyle w:val="34"/>
          <w:rFonts w:ascii="Segoe UI" w:hAnsi="Segoe UI" w:cs="Segoe UI"/>
          <w:color w:val="1F2328"/>
        </w:rPr>
        <w:t> </w:t>
      </w:r>
      <w:r>
        <w:rPr>
          <w:rFonts w:ascii="Segoe UI" w:hAnsi="Segoe UI" w:cs="Segoe UI"/>
          <w:color w:val="1F2328"/>
        </w:rPr>
        <w:t>实现多虚拟机运行状态的监控与退出控制。</w:t>
      </w:r>
    </w:p>
    <w:p w14:paraId="4A492CE0">
      <w:pPr>
        <w:pStyle w:val="7"/>
      </w:pPr>
      <w:r>
        <w:t>虚拟机列表管理接口</w:t>
      </w:r>
    </w:p>
    <w:p w14:paraId="744B5AFF">
      <w:pPr>
        <w:pStyle w:val="8"/>
      </w:pPr>
      <w:r>
        <w:t>接口概述</w:t>
      </w:r>
    </w:p>
    <w:p w14:paraId="09EEEFBC">
      <w:pPr>
        <w:pStyle w:val="15"/>
        <w:rPr>
          <w:rFonts w:ascii="Segoe UI" w:hAnsi="Segoe UI" w:cs="Segoe UI"/>
          <w:color w:val="1F2328"/>
          <w:szCs w:val="24"/>
        </w:rPr>
      </w:pPr>
      <w:r>
        <w:rPr>
          <w:rStyle w:val="22"/>
          <w:color w:val="1F2328"/>
          <w:szCs w:val="20"/>
        </w:rPr>
        <w:t>vm_list.rs</w:t>
      </w:r>
      <w:r>
        <w:rPr>
          <w:rStyle w:val="34"/>
          <w:rFonts w:ascii="Segoe UI" w:hAnsi="Segoe UI" w:cs="Segoe UI"/>
          <w:color w:val="1F2328"/>
        </w:rPr>
        <w:t> </w:t>
      </w:r>
      <w:r>
        <w:rPr>
          <w:rFonts w:ascii="Segoe UI" w:hAnsi="Segoe UI" w:cs="Segoe UI"/>
          <w:color w:val="1F2328"/>
        </w:rPr>
        <w:t>提供全局线程安全的虚拟机列表管理功能，基于</w:t>
      </w:r>
      <w:r>
        <w:rPr>
          <w:rStyle w:val="34"/>
          <w:rFonts w:ascii="Segoe UI" w:hAnsi="Segoe UI" w:cs="Segoe UI"/>
          <w:color w:val="1F2328"/>
        </w:rPr>
        <w:t> </w:t>
      </w:r>
      <w:r>
        <w:rPr>
          <w:rStyle w:val="22"/>
          <w:color w:val="1F2328"/>
          <w:szCs w:val="20"/>
        </w:rPr>
        <w:t>BTreeMap&lt;usize, VMRef&gt;</w:t>
      </w:r>
      <w:r>
        <w:rPr>
          <w:rStyle w:val="34"/>
          <w:rFonts w:ascii="Segoe UI" w:hAnsi="Segoe UI" w:cs="Segoe UI"/>
          <w:color w:val="1F2328"/>
        </w:rPr>
        <w:t> </w:t>
      </w:r>
      <w:r>
        <w:rPr>
          <w:rFonts w:ascii="Segoe UI" w:hAnsi="Segoe UI" w:cs="Segoe UI"/>
          <w:color w:val="1F2328"/>
        </w:rPr>
        <w:t>存储，通过自旋锁保护访问。</w:t>
      </w:r>
    </w:p>
    <w:p w14:paraId="110A067F">
      <w:pPr>
        <w:pStyle w:val="8"/>
      </w:pPr>
      <w:r>
        <w:t>push_vm(vm: VMRef)</w:t>
      </w:r>
    </w:p>
    <w:p w14:paraId="48A7FC58">
      <w:pPr>
        <w:widowControl/>
        <w:numPr>
          <w:ilvl w:val="0"/>
          <w:numId w:val="32"/>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将指定虚拟机添加到全局列表。</w:t>
      </w:r>
    </w:p>
    <w:p w14:paraId="6F889D5F">
      <w:pPr>
        <w:widowControl/>
        <w:numPr>
          <w:ilvl w:val="0"/>
          <w:numId w:val="32"/>
        </w:numPr>
        <w:spacing w:afterAutospacing="1"/>
        <w:jc w:val="left"/>
        <w:rPr>
          <w:rFonts w:ascii="Segoe UI" w:hAnsi="Segoe UI" w:cs="Segoe UI"/>
          <w:color w:val="1F2328"/>
        </w:rPr>
      </w:pPr>
      <w:r>
        <w:rPr>
          <w:rStyle w:val="19"/>
          <w:rFonts w:ascii="Segoe UI" w:hAnsi="Segoe UI" w:cs="Segoe UI"/>
          <w:color w:val="1F2328"/>
        </w:rPr>
        <w:t>参数</w:t>
      </w:r>
      <w:r>
        <w:rPr>
          <w:rFonts w:ascii="Segoe UI" w:hAnsi="Segoe UI" w:cs="Segoe UI"/>
          <w:color w:val="1F2328"/>
        </w:rPr>
        <w:t>:</w:t>
      </w:r>
      <w:r>
        <w:rPr>
          <w:rStyle w:val="34"/>
          <w:rFonts w:ascii="Segoe UI" w:hAnsi="Segoe UI" w:cs="Segoe UI"/>
          <w:color w:val="1F2328"/>
        </w:rPr>
        <w:t> </w:t>
      </w:r>
      <w:r>
        <w:rPr>
          <w:rStyle w:val="22"/>
          <w:color w:val="1F2328"/>
          <w:szCs w:val="20"/>
        </w:rPr>
        <w:t>vm</w:t>
      </w:r>
      <w:r>
        <w:rPr>
          <w:rStyle w:val="34"/>
          <w:rFonts w:ascii="Segoe UI" w:hAnsi="Segoe UI" w:cs="Segoe UI"/>
          <w:color w:val="1F2328"/>
        </w:rPr>
        <w:t> </w:t>
      </w:r>
      <w:r>
        <w:rPr>
          <w:rFonts w:ascii="Segoe UI" w:hAnsi="Segoe UI" w:cs="Segoe UI"/>
          <w:color w:val="1F2328"/>
        </w:rPr>
        <w:t>- 虚拟机引用对象。</w:t>
      </w:r>
    </w:p>
    <w:p w14:paraId="670A4ACF">
      <w:pPr>
        <w:widowControl/>
        <w:numPr>
          <w:ilvl w:val="0"/>
          <w:numId w:val="32"/>
        </w:numPr>
        <w:spacing w:before="60" w:after="100" w:afterAutospacing="1"/>
        <w:jc w:val="left"/>
        <w:rPr>
          <w:rFonts w:ascii="Segoe UI" w:hAnsi="Segoe UI" w:cs="Segoe UI"/>
          <w:color w:val="1F2328"/>
        </w:rPr>
      </w:pPr>
      <w:r>
        <w:rPr>
          <w:rStyle w:val="19"/>
          <w:rFonts w:ascii="Segoe UI" w:hAnsi="Segoe UI" w:cs="Segoe UI"/>
          <w:color w:val="1F2328"/>
        </w:rPr>
        <w:t>行为</w:t>
      </w:r>
      <w:r>
        <w:rPr>
          <w:rFonts w:ascii="Segoe UI" w:hAnsi="Segoe UI" w:cs="Segoe UI"/>
          <w:color w:val="1F2328"/>
        </w:rPr>
        <w:t>: 若ID已存在则记录警告并不插入。</w:t>
      </w:r>
    </w:p>
    <w:p w14:paraId="10E4C670">
      <w:pPr>
        <w:widowControl/>
        <w:numPr>
          <w:ilvl w:val="0"/>
          <w:numId w:val="32"/>
        </w:numPr>
        <w:spacing w:afterAutospacing="1"/>
        <w:jc w:val="left"/>
        <w:rPr>
          <w:rFonts w:ascii="Segoe UI" w:hAnsi="Segoe UI" w:cs="Segoe UI"/>
          <w:color w:val="1F2328"/>
        </w:rPr>
      </w:pPr>
      <w:r>
        <w:rPr>
          <w:rStyle w:val="19"/>
          <w:rFonts w:ascii="Segoe UI" w:hAnsi="Segoe UI" w:cs="Segoe UI"/>
          <w:color w:val="1F2328"/>
        </w:rPr>
        <w:t>线程安全</w:t>
      </w:r>
      <w:r>
        <w:rPr>
          <w:rFonts w:ascii="Segoe UI" w:hAnsi="Segoe UI" w:cs="Segoe UI"/>
          <w:color w:val="1F2328"/>
        </w:rPr>
        <w:t>: 使用</w:t>
      </w:r>
      <w:r>
        <w:rPr>
          <w:rStyle w:val="34"/>
          <w:rFonts w:ascii="Segoe UI" w:hAnsi="Segoe UI" w:cs="Segoe UI"/>
          <w:color w:val="1F2328"/>
        </w:rPr>
        <w:t> </w:t>
      </w:r>
      <w:r>
        <w:rPr>
          <w:rStyle w:val="22"/>
          <w:color w:val="1F2328"/>
          <w:szCs w:val="20"/>
        </w:rPr>
        <w:t>Mutex</w:t>
      </w:r>
      <w:r>
        <w:rPr>
          <w:rStyle w:val="34"/>
          <w:rFonts w:ascii="Segoe UI" w:hAnsi="Segoe UI" w:cs="Segoe UI"/>
          <w:color w:val="1F2328"/>
        </w:rPr>
        <w:t> </w:t>
      </w:r>
      <w:r>
        <w:rPr>
          <w:rFonts w:ascii="Segoe UI" w:hAnsi="Segoe UI" w:cs="Segoe UI"/>
          <w:color w:val="1F2328"/>
        </w:rPr>
        <w:t>保证并发安全。</w:t>
      </w:r>
    </w:p>
    <w:p w14:paraId="339D64FF">
      <w:pPr>
        <w:pStyle w:val="8"/>
      </w:pPr>
      <w:r>
        <w:t>get_vm_by_id(vm_id: usize) -&gt; Option&lt;VMRef&gt;</w:t>
      </w:r>
    </w:p>
    <w:p w14:paraId="383847DB">
      <w:pPr>
        <w:widowControl/>
        <w:numPr>
          <w:ilvl w:val="0"/>
          <w:numId w:val="33"/>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根据虚拟机ID获取其引用。</w:t>
      </w:r>
    </w:p>
    <w:p w14:paraId="62295F65">
      <w:pPr>
        <w:widowControl/>
        <w:numPr>
          <w:ilvl w:val="0"/>
          <w:numId w:val="33"/>
        </w:numPr>
        <w:spacing w:afterAutospacing="1"/>
        <w:jc w:val="left"/>
        <w:rPr>
          <w:rFonts w:ascii="Segoe UI" w:hAnsi="Segoe UI" w:cs="Segoe UI"/>
          <w:color w:val="1F2328"/>
        </w:rPr>
      </w:pPr>
      <w:r>
        <w:rPr>
          <w:rStyle w:val="19"/>
          <w:rFonts w:ascii="Segoe UI" w:hAnsi="Segoe UI" w:cs="Segoe UI"/>
          <w:color w:val="1F2328"/>
        </w:rPr>
        <w:t>参数</w:t>
      </w:r>
      <w:r>
        <w:rPr>
          <w:rFonts w:ascii="Segoe UI" w:hAnsi="Segoe UI" w:cs="Segoe UI"/>
          <w:color w:val="1F2328"/>
        </w:rPr>
        <w:t>:</w:t>
      </w:r>
      <w:r>
        <w:rPr>
          <w:rStyle w:val="34"/>
          <w:rFonts w:ascii="Segoe UI" w:hAnsi="Segoe UI" w:cs="Segoe UI"/>
          <w:color w:val="1F2328"/>
        </w:rPr>
        <w:t> </w:t>
      </w:r>
      <w:r>
        <w:rPr>
          <w:rStyle w:val="22"/>
          <w:color w:val="1F2328"/>
          <w:szCs w:val="20"/>
        </w:rPr>
        <w:t>vm_id</w:t>
      </w:r>
      <w:r>
        <w:rPr>
          <w:rStyle w:val="34"/>
          <w:rFonts w:ascii="Segoe UI" w:hAnsi="Segoe UI" w:cs="Segoe UI"/>
          <w:color w:val="1F2328"/>
        </w:rPr>
        <w:t> </w:t>
      </w:r>
      <w:r>
        <w:rPr>
          <w:rFonts w:ascii="Segoe UI" w:hAnsi="Segoe UI" w:cs="Segoe UI"/>
          <w:color w:val="1F2328"/>
        </w:rPr>
        <w:t>- 目标虚拟机唯一标识符。</w:t>
      </w:r>
    </w:p>
    <w:p w14:paraId="683D806D">
      <w:pPr>
        <w:widowControl/>
        <w:numPr>
          <w:ilvl w:val="0"/>
          <w:numId w:val="33"/>
        </w:numPr>
        <w:spacing w:afterAutospacing="1"/>
        <w:jc w:val="left"/>
        <w:rPr>
          <w:rFonts w:ascii="Segoe UI" w:hAnsi="Segoe UI" w:cs="Segoe UI"/>
          <w:color w:val="1F2328"/>
        </w:rPr>
      </w:pPr>
      <w:r>
        <w:rPr>
          <w:rStyle w:val="19"/>
          <w:rFonts w:ascii="Segoe UI" w:hAnsi="Segoe UI" w:cs="Segoe UI"/>
          <w:color w:val="1F2328"/>
        </w:rPr>
        <w:t>返回值</w:t>
      </w:r>
      <w:r>
        <w:rPr>
          <w:rFonts w:ascii="Segoe UI" w:hAnsi="Segoe UI" w:cs="Segoe UI"/>
          <w:color w:val="1F2328"/>
        </w:rPr>
        <w:t>: 成功返回</w:t>
      </w:r>
      <w:r>
        <w:rPr>
          <w:rStyle w:val="34"/>
          <w:rFonts w:ascii="Segoe UI" w:hAnsi="Segoe UI" w:cs="Segoe UI"/>
          <w:color w:val="1F2328"/>
        </w:rPr>
        <w:t> </w:t>
      </w:r>
      <w:r>
        <w:rPr>
          <w:rStyle w:val="22"/>
          <w:color w:val="1F2328"/>
          <w:szCs w:val="20"/>
        </w:rPr>
        <w:t>Some(VMRef)</w:t>
      </w:r>
      <w:r>
        <w:rPr>
          <w:rFonts w:ascii="Segoe UI" w:hAnsi="Segoe UI" w:cs="Segoe UI"/>
          <w:color w:val="1F2328"/>
        </w:rPr>
        <w:t>，否则</w:t>
      </w:r>
      <w:r>
        <w:rPr>
          <w:rStyle w:val="34"/>
          <w:rFonts w:ascii="Segoe UI" w:hAnsi="Segoe UI" w:cs="Segoe UI"/>
          <w:color w:val="1F2328"/>
        </w:rPr>
        <w:t> </w:t>
      </w:r>
      <w:r>
        <w:rPr>
          <w:rStyle w:val="22"/>
          <w:color w:val="1F2328"/>
          <w:szCs w:val="20"/>
        </w:rPr>
        <w:t>None</w:t>
      </w:r>
      <w:r>
        <w:rPr>
          <w:rFonts w:ascii="Segoe UI" w:hAnsi="Segoe UI" w:cs="Segoe UI"/>
          <w:color w:val="1F2328"/>
        </w:rPr>
        <w:t>。</w:t>
      </w:r>
    </w:p>
    <w:p w14:paraId="1A74D487">
      <w:pPr>
        <w:pStyle w:val="8"/>
      </w:pPr>
      <w:r>
        <w:t>get_vm_list() -&gt; Vec&lt;VMRef&gt;</w:t>
      </w:r>
    </w:p>
    <w:p w14:paraId="0F0A0D59">
      <w:pPr>
        <w:widowControl/>
        <w:numPr>
          <w:ilvl w:val="0"/>
          <w:numId w:val="34"/>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获取当前所有虚拟机的克隆引用列表。</w:t>
      </w:r>
    </w:p>
    <w:p w14:paraId="0FAEBBB1">
      <w:pPr>
        <w:widowControl/>
        <w:numPr>
          <w:ilvl w:val="0"/>
          <w:numId w:val="34"/>
        </w:numPr>
        <w:spacing w:before="60" w:after="100" w:afterAutospacing="1"/>
        <w:jc w:val="left"/>
        <w:rPr>
          <w:rFonts w:ascii="Segoe UI" w:hAnsi="Segoe UI" w:cs="Segoe UI"/>
          <w:color w:val="1F2328"/>
        </w:rPr>
      </w:pPr>
      <w:r>
        <w:rPr>
          <w:rStyle w:val="19"/>
          <w:rFonts w:ascii="Segoe UI" w:hAnsi="Segoe UI" w:cs="Segoe UI"/>
          <w:color w:val="1F2328"/>
        </w:rPr>
        <w:t>用途</w:t>
      </w:r>
      <w:r>
        <w:rPr>
          <w:rFonts w:ascii="Segoe UI" w:hAnsi="Segoe UI" w:cs="Segoe UI"/>
          <w:color w:val="1F2328"/>
        </w:rPr>
        <w:t>: 用于批量操作或遍历所有运行中虚拟机。</w:t>
      </w:r>
    </w:p>
    <w:p w14:paraId="0744185D">
      <w:pPr>
        <w:pStyle w:val="7"/>
      </w:pPr>
      <w:r>
        <w:t>定时器管理与时间虚拟化</w:t>
      </w:r>
    </w:p>
    <w:p w14:paraId="5A6763E0">
      <w:pPr>
        <w:pStyle w:val="8"/>
      </w:pPr>
      <w:r>
        <w:t>模块职责</w:t>
      </w:r>
    </w:p>
    <w:p w14:paraId="4B6F7C24">
      <w:pPr>
        <w:pStyle w:val="15"/>
        <w:rPr>
          <w:rFonts w:ascii="Segoe UI" w:hAnsi="Segoe UI" w:cs="Segoe UI"/>
          <w:color w:val="1F2328"/>
          <w:szCs w:val="24"/>
        </w:rPr>
      </w:pPr>
      <w:r>
        <w:rPr>
          <w:rStyle w:val="22"/>
          <w:color w:val="1F2328"/>
          <w:szCs w:val="20"/>
        </w:rPr>
        <w:t>timer.rs</w:t>
      </w:r>
      <w:r>
        <w:rPr>
          <w:rStyle w:val="34"/>
          <w:rFonts w:ascii="Segoe UI" w:hAnsi="Segoe UI" w:cs="Segoe UI"/>
          <w:color w:val="1F2328"/>
        </w:rPr>
        <w:t> </w:t>
      </w:r>
      <w:r>
        <w:rPr>
          <w:rFonts w:ascii="Segoe UI" w:hAnsi="Segoe UI" w:cs="Segoe UI"/>
          <w:color w:val="1F2328"/>
        </w:rPr>
        <w:t>实现VMM级别的定时器管理，支持高精度定时事件注册与回调处理，服务于虚拟机时间虚拟化需求。</w:t>
      </w:r>
    </w:p>
    <w:p w14:paraId="30FF633A">
      <w:pPr>
        <w:pStyle w:val="8"/>
      </w:pPr>
      <w:r>
        <w:t>init_percpu()</w:t>
      </w:r>
    </w:p>
    <w:p w14:paraId="508E84D5">
      <w:pPr>
        <w:widowControl/>
        <w:numPr>
          <w:ilvl w:val="0"/>
          <w:numId w:val="35"/>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初始化每CPU核心的定时器列表。</w:t>
      </w:r>
    </w:p>
    <w:p w14:paraId="068AB447">
      <w:pPr>
        <w:widowControl/>
        <w:numPr>
          <w:ilvl w:val="0"/>
          <w:numId w:val="35"/>
        </w:numPr>
        <w:spacing w:afterAutospacing="1"/>
        <w:jc w:val="left"/>
        <w:rPr>
          <w:rFonts w:ascii="Segoe UI" w:hAnsi="Segoe UI" w:cs="Segoe UI"/>
          <w:color w:val="1F2328"/>
        </w:rPr>
      </w:pPr>
      <w:r>
        <w:rPr>
          <w:rStyle w:val="19"/>
          <w:rFonts w:ascii="Segoe UI" w:hAnsi="Segoe UI" w:cs="Segoe UI"/>
          <w:color w:val="1F2328"/>
        </w:rPr>
        <w:t>调用位置</w:t>
      </w:r>
      <w:r>
        <w:rPr>
          <w:rFonts w:ascii="Segoe UI" w:hAnsi="Segoe UI" w:cs="Segoe UI"/>
          <w:color w:val="1F2328"/>
        </w:rPr>
        <w:t>: 在</w:t>
      </w:r>
      <w:r>
        <w:rPr>
          <w:rStyle w:val="34"/>
          <w:rFonts w:ascii="Segoe UI" w:hAnsi="Segoe UI" w:cs="Segoe UI"/>
          <w:color w:val="1F2328"/>
        </w:rPr>
        <w:t> </w:t>
      </w:r>
      <w:r>
        <w:rPr>
          <w:rStyle w:val="22"/>
          <w:color w:val="1F2328"/>
          <w:szCs w:val="20"/>
        </w:rPr>
        <w:t>hal::enable_virtualization()</w:t>
      </w:r>
      <w:r>
        <w:rPr>
          <w:rStyle w:val="34"/>
          <w:rFonts w:ascii="Segoe UI" w:hAnsi="Segoe UI" w:cs="Segoe UI"/>
          <w:color w:val="1F2328"/>
        </w:rPr>
        <w:t> </w:t>
      </w:r>
      <w:r>
        <w:rPr>
          <w:rFonts w:ascii="Segoe UI" w:hAnsi="Segoe UI" w:cs="Segoe UI"/>
          <w:color w:val="1F2328"/>
        </w:rPr>
        <w:t>中为每个核心调用。</w:t>
      </w:r>
    </w:p>
    <w:p w14:paraId="1232B38E">
      <w:pPr>
        <w:widowControl/>
        <w:numPr>
          <w:ilvl w:val="0"/>
          <w:numId w:val="35"/>
        </w:numPr>
        <w:spacing w:afterAutospacing="1"/>
        <w:jc w:val="left"/>
        <w:rPr>
          <w:rFonts w:ascii="Segoe UI" w:hAnsi="Segoe UI" w:cs="Segoe UI"/>
          <w:color w:val="1F2328"/>
        </w:rPr>
      </w:pPr>
      <w:r>
        <w:rPr>
          <w:rStyle w:val="19"/>
          <w:rFonts w:ascii="Segoe UI" w:hAnsi="Segoe UI" w:cs="Segoe UI"/>
          <w:color w:val="1F2328"/>
        </w:rPr>
        <w:t>数据结构</w:t>
      </w:r>
      <w:r>
        <w:rPr>
          <w:rFonts w:ascii="Segoe UI" w:hAnsi="Segoe UI" w:cs="Segoe UI"/>
          <w:color w:val="1F2328"/>
        </w:rPr>
        <w:t>: 使用</w:t>
      </w:r>
      <w:r>
        <w:rPr>
          <w:rStyle w:val="34"/>
          <w:rFonts w:ascii="Segoe UI" w:hAnsi="Segoe UI" w:cs="Segoe UI"/>
          <w:color w:val="1F2328"/>
        </w:rPr>
        <w:t> </w:t>
      </w:r>
      <w:r>
        <w:rPr>
          <w:rStyle w:val="22"/>
          <w:color w:val="1F2328"/>
          <w:szCs w:val="20"/>
        </w:rPr>
        <w:t>LazyInit&lt;SpinNoIrq&lt;TimerList&lt;VmmTimerEvent&gt;&gt;&gt;</w:t>
      </w:r>
      <w:r>
        <w:rPr>
          <w:rStyle w:val="34"/>
          <w:rFonts w:ascii="Segoe UI" w:hAnsi="Segoe UI" w:cs="Segoe UI"/>
          <w:color w:val="1F2328"/>
        </w:rPr>
        <w:t> </w:t>
      </w:r>
      <w:r>
        <w:rPr>
          <w:rFonts w:ascii="Segoe UI" w:hAnsi="Segoe UI" w:cs="Segoe UI"/>
          <w:color w:val="1F2328"/>
        </w:rPr>
        <w:t>实现每核惰性初始化。</w:t>
      </w:r>
    </w:p>
    <w:p w14:paraId="3E1F050F">
      <w:pPr>
        <w:pStyle w:val="8"/>
      </w:pPr>
      <w:r>
        <w:t>register_timer&lt;F&gt;(deadline: u64, handler: F) -&gt; usize</w:t>
      </w:r>
    </w:p>
    <w:p w14:paraId="4711EC50">
      <w:pPr>
        <w:widowControl/>
        <w:numPr>
          <w:ilvl w:val="0"/>
          <w:numId w:val="36"/>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注册一个在指定截止时间触发的定时器。</w:t>
      </w:r>
    </w:p>
    <w:p w14:paraId="15A38711">
      <w:pPr>
        <w:widowControl/>
        <w:numPr>
          <w:ilvl w:val="0"/>
          <w:numId w:val="36"/>
        </w:numPr>
        <w:spacing w:before="60" w:after="100" w:afterAutospacing="1"/>
        <w:jc w:val="left"/>
        <w:rPr>
          <w:rFonts w:ascii="Segoe UI" w:hAnsi="Segoe UI" w:cs="Segoe UI"/>
          <w:color w:val="1F2328"/>
        </w:rPr>
      </w:pPr>
      <w:r>
        <w:rPr>
          <w:rStyle w:val="19"/>
          <w:rFonts w:ascii="Segoe UI" w:hAnsi="Segoe UI" w:cs="Segoe UI"/>
          <w:color w:val="1F2328"/>
        </w:rPr>
        <w:t>参数</w:t>
      </w:r>
      <w:r>
        <w:rPr>
          <w:rFonts w:ascii="Segoe UI" w:hAnsi="Segoe UI" w:cs="Segoe UI"/>
          <w:color w:val="1F2328"/>
        </w:rPr>
        <w:t>:</w:t>
      </w:r>
    </w:p>
    <w:p w14:paraId="3D814E06">
      <w:pPr>
        <w:widowControl/>
        <w:numPr>
          <w:ilvl w:val="1"/>
          <w:numId w:val="36"/>
        </w:numPr>
        <w:spacing w:beforeAutospacing="1" w:afterAutospacing="1"/>
        <w:jc w:val="left"/>
        <w:rPr>
          <w:rFonts w:ascii="Segoe UI" w:hAnsi="Segoe UI" w:cs="Segoe UI"/>
          <w:color w:val="1F2328"/>
        </w:rPr>
      </w:pPr>
      <w:r>
        <w:rPr>
          <w:rStyle w:val="22"/>
          <w:color w:val="1F2328"/>
          <w:szCs w:val="20"/>
        </w:rPr>
        <w:t>deadline</w:t>
      </w:r>
      <w:r>
        <w:rPr>
          <w:rFonts w:ascii="Segoe UI" w:hAnsi="Segoe UI" w:cs="Segoe UI"/>
          <w:color w:val="1F2328"/>
        </w:rPr>
        <w:t>: 绝对时间戳（纳秒）。</w:t>
      </w:r>
    </w:p>
    <w:p w14:paraId="249B1486">
      <w:pPr>
        <w:widowControl/>
        <w:numPr>
          <w:ilvl w:val="1"/>
          <w:numId w:val="36"/>
        </w:numPr>
        <w:spacing w:afterAutospacing="1"/>
        <w:jc w:val="left"/>
        <w:rPr>
          <w:rFonts w:ascii="Segoe UI" w:hAnsi="Segoe UI" w:cs="Segoe UI"/>
          <w:color w:val="1F2328"/>
        </w:rPr>
      </w:pPr>
      <w:r>
        <w:rPr>
          <w:rStyle w:val="22"/>
          <w:color w:val="1F2328"/>
          <w:szCs w:val="20"/>
        </w:rPr>
        <w:t>handler</w:t>
      </w:r>
      <w:r>
        <w:rPr>
          <w:rFonts w:ascii="Segoe UI" w:hAnsi="Segoe UI" w:cs="Segoe UI"/>
          <w:color w:val="1F2328"/>
        </w:rPr>
        <w:t>: 一次性回调函数。</w:t>
      </w:r>
    </w:p>
    <w:p w14:paraId="6C6F1213">
      <w:pPr>
        <w:widowControl/>
        <w:numPr>
          <w:ilvl w:val="0"/>
          <w:numId w:val="36"/>
        </w:numPr>
        <w:spacing w:before="60" w:after="100" w:afterAutospacing="1"/>
        <w:jc w:val="left"/>
        <w:rPr>
          <w:rFonts w:ascii="Segoe UI" w:hAnsi="Segoe UI" w:cs="Segoe UI"/>
          <w:color w:val="1F2328"/>
        </w:rPr>
      </w:pPr>
      <w:r>
        <w:rPr>
          <w:rStyle w:val="19"/>
          <w:rFonts w:ascii="Segoe UI" w:hAnsi="Segoe UI" w:cs="Segoe UI"/>
          <w:color w:val="1F2328"/>
        </w:rPr>
        <w:t>返回值</w:t>
      </w:r>
      <w:r>
        <w:rPr>
          <w:rFonts w:ascii="Segoe UI" w:hAnsi="Segoe UI" w:cs="Segoe UI"/>
          <w:color w:val="1F2328"/>
        </w:rPr>
        <w:t>: 唯一令牌（token），可用于后续取消。</w:t>
      </w:r>
    </w:p>
    <w:p w14:paraId="7C1541FC">
      <w:pPr>
        <w:widowControl/>
        <w:numPr>
          <w:ilvl w:val="0"/>
          <w:numId w:val="36"/>
        </w:numPr>
        <w:spacing w:afterAutospacing="1"/>
        <w:jc w:val="left"/>
        <w:rPr>
          <w:rFonts w:ascii="Segoe UI" w:hAnsi="Segoe UI" w:cs="Segoe UI"/>
          <w:color w:val="1F2328"/>
        </w:rPr>
      </w:pPr>
      <w:r>
        <w:rPr>
          <w:rStyle w:val="19"/>
          <w:rFonts w:ascii="Segoe UI" w:hAnsi="Segoe UI" w:cs="Segoe UI"/>
          <w:color w:val="1F2328"/>
        </w:rPr>
        <w:t>内部机制</w:t>
      </w:r>
      <w:r>
        <w:rPr>
          <w:rFonts w:ascii="Segoe UI" w:hAnsi="Segoe UI" w:cs="Segoe UI"/>
          <w:color w:val="1F2328"/>
        </w:rPr>
        <w:t>: 将用户闭包包装为</w:t>
      </w:r>
      <w:r>
        <w:rPr>
          <w:rStyle w:val="34"/>
          <w:rFonts w:ascii="Segoe UI" w:hAnsi="Segoe UI" w:cs="Segoe UI"/>
          <w:color w:val="1F2328"/>
        </w:rPr>
        <w:t> </w:t>
      </w:r>
      <w:r>
        <w:rPr>
          <w:rStyle w:val="22"/>
          <w:color w:val="1F2328"/>
          <w:szCs w:val="20"/>
        </w:rPr>
        <w:t>VmmTimerEvent</w:t>
      </w:r>
      <w:r>
        <w:rPr>
          <w:rStyle w:val="34"/>
          <w:rFonts w:ascii="Segoe UI" w:hAnsi="Segoe UI" w:cs="Segoe UI"/>
          <w:color w:val="1F2328"/>
        </w:rPr>
        <w:t> </w:t>
      </w:r>
      <w:r>
        <w:rPr>
          <w:rFonts w:ascii="Segoe UI" w:hAnsi="Segoe UI" w:cs="Segoe UI"/>
          <w:color w:val="1F2328"/>
        </w:rPr>
        <w:t>并插入红黑树组织的定时器队列。</w:t>
      </w:r>
    </w:p>
    <w:p w14:paraId="56914DB7">
      <w:pPr>
        <w:pStyle w:val="8"/>
      </w:pPr>
      <w:r>
        <w:t>cancel_timer(token: usize)</w:t>
      </w:r>
    </w:p>
    <w:p w14:paraId="1F5F5859">
      <w:pPr>
        <w:widowControl/>
        <w:numPr>
          <w:ilvl w:val="0"/>
          <w:numId w:val="37"/>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取消已注册的定时器。</w:t>
      </w:r>
    </w:p>
    <w:p w14:paraId="27CD1345">
      <w:pPr>
        <w:widowControl/>
        <w:numPr>
          <w:ilvl w:val="0"/>
          <w:numId w:val="37"/>
        </w:numPr>
        <w:spacing w:afterAutospacing="1"/>
        <w:jc w:val="left"/>
        <w:rPr>
          <w:rFonts w:ascii="Segoe UI" w:hAnsi="Segoe UI" w:cs="Segoe UI"/>
          <w:color w:val="1F2328"/>
        </w:rPr>
      </w:pPr>
      <w:r>
        <w:rPr>
          <w:rStyle w:val="19"/>
          <w:rFonts w:ascii="Segoe UI" w:hAnsi="Segoe UI" w:cs="Segoe UI"/>
          <w:color w:val="1F2328"/>
        </w:rPr>
        <w:t>参数</w:t>
      </w:r>
      <w:r>
        <w:rPr>
          <w:rFonts w:ascii="Segoe UI" w:hAnsi="Segoe UI" w:cs="Segoe UI"/>
          <w:color w:val="1F2328"/>
        </w:rPr>
        <w:t>:</w:t>
      </w:r>
      <w:r>
        <w:rPr>
          <w:rStyle w:val="34"/>
          <w:rFonts w:ascii="Segoe UI" w:hAnsi="Segoe UI" w:cs="Segoe UI"/>
          <w:color w:val="1F2328"/>
        </w:rPr>
        <w:t> </w:t>
      </w:r>
      <w:r>
        <w:rPr>
          <w:rStyle w:val="22"/>
          <w:color w:val="1F2328"/>
          <w:szCs w:val="20"/>
        </w:rPr>
        <w:t>token</w:t>
      </w:r>
      <w:r>
        <w:rPr>
          <w:rStyle w:val="34"/>
          <w:rFonts w:ascii="Segoe UI" w:hAnsi="Segoe UI" w:cs="Segoe UI"/>
          <w:color w:val="1F2328"/>
        </w:rPr>
        <w:t> </w:t>
      </w:r>
      <w:r>
        <w:rPr>
          <w:rFonts w:ascii="Segoe UI" w:hAnsi="Segoe UI" w:cs="Segoe UI"/>
          <w:color w:val="1F2328"/>
        </w:rPr>
        <w:t>- 由</w:t>
      </w:r>
      <w:r>
        <w:rPr>
          <w:rStyle w:val="34"/>
          <w:rFonts w:ascii="Segoe UI" w:hAnsi="Segoe UI" w:cs="Segoe UI"/>
          <w:color w:val="1F2328"/>
        </w:rPr>
        <w:t> </w:t>
      </w:r>
      <w:r>
        <w:rPr>
          <w:rStyle w:val="22"/>
          <w:color w:val="1F2328"/>
          <w:szCs w:val="20"/>
        </w:rPr>
        <w:t>register_timer</w:t>
      </w:r>
      <w:r>
        <w:rPr>
          <w:rStyle w:val="34"/>
          <w:rFonts w:ascii="Segoe UI" w:hAnsi="Segoe UI" w:cs="Segoe UI"/>
          <w:color w:val="1F2328"/>
        </w:rPr>
        <w:t> </w:t>
      </w:r>
      <w:r>
        <w:rPr>
          <w:rFonts w:ascii="Segoe UI" w:hAnsi="Segoe UI" w:cs="Segoe UI"/>
          <w:color w:val="1F2328"/>
        </w:rPr>
        <w:t>返回的唯一标识。</w:t>
      </w:r>
    </w:p>
    <w:p w14:paraId="0168F5BE">
      <w:pPr>
        <w:pStyle w:val="8"/>
      </w:pPr>
      <w:r>
        <w:t>check_events()</w:t>
      </w:r>
    </w:p>
    <w:p w14:paraId="32A82BED">
      <w:pPr>
        <w:widowControl/>
        <w:numPr>
          <w:ilvl w:val="0"/>
          <w:numId w:val="38"/>
        </w:numPr>
        <w:spacing w:before="100" w:beforeAutospacing="1" w:after="100" w:afterAutospacing="1"/>
        <w:jc w:val="left"/>
        <w:rPr>
          <w:rFonts w:ascii="Segoe UI" w:hAnsi="Segoe UI" w:cs="Segoe UI"/>
          <w:color w:val="1F2328"/>
        </w:rPr>
      </w:pPr>
      <w:r>
        <w:rPr>
          <w:rStyle w:val="19"/>
          <w:rFonts w:ascii="Segoe UI" w:hAnsi="Segoe UI" w:cs="Segoe UI"/>
          <w:color w:val="1F2328"/>
        </w:rPr>
        <w:t>功能</w:t>
      </w:r>
      <w:r>
        <w:rPr>
          <w:rFonts w:ascii="Segoe UI" w:hAnsi="Segoe UI" w:cs="Segoe UI"/>
          <w:color w:val="1F2328"/>
        </w:rPr>
        <w:t>: 检查并处理所有到期的定时器事件。</w:t>
      </w:r>
    </w:p>
    <w:p w14:paraId="78A9FBE3">
      <w:pPr>
        <w:widowControl/>
        <w:numPr>
          <w:ilvl w:val="0"/>
          <w:numId w:val="38"/>
        </w:numPr>
        <w:spacing w:before="60" w:after="100" w:afterAutospacing="1"/>
        <w:jc w:val="left"/>
        <w:rPr>
          <w:rFonts w:ascii="Segoe UI" w:hAnsi="Segoe UI" w:cs="Segoe UI"/>
          <w:color w:val="1F2328"/>
        </w:rPr>
      </w:pPr>
      <w:r>
        <w:rPr>
          <w:rStyle w:val="19"/>
          <w:rFonts w:ascii="Segoe UI" w:hAnsi="Segoe UI" w:cs="Segoe UI"/>
          <w:color w:val="1F2328"/>
        </w:rPr>
        <w:t>调用时机</w:t>
      </w:r>
      <w:r>
        <w:rPr>
          <w:rFonts w:ascii="Segoe UI" w:hAnsi="Segoe UI" w:cs="Segoe UI"/>
          <w:color w:val="1F2328"/>
        </w:rPr>
        <w:t>: 通常在中断上下文或调度点调用。</w:t>
      </w:r>
    </w:p>
    <w:p w14:paraId="2C31222C">
      <w:pPr>
        <w:widowControl/>
        <w:numPr>
          <w:ilvl w:val="0"/>
          <w:numId w:val="38"/>
        </w:numPr>
        <w:spacing w:afterAutospacing="1"/>
        <w:jc w:val="left"/>
        <w:rPr>
          <w:rFonts w:ascii="Segoe UI" w:hAnsi="Segoe UI" w:cs="Segoe UI"/>
          <w:color w:val="1F2328"/>
        </w:rPr>
      </w:pPr>
      <w:r>
        <w:rPr>
          <w:rStyle w:val="19"/>
          <w:rFonts w:ascii="Segoe UI" w:hAnsi="Segoe UI" w:cs="Segoe UI"/>
          <w:color w:val="1F2328"/>
        </w:rPr>
        <w:t>执行方式</w:t>
      </w:r>
      <w:r>
        <w:rPr>
          <w:rFonts w:ascii="Segoe UI" w:hAnsi="Segoe UI" w:cs="Segoe UI"/>
          <w:color w:val="1F2328"/>
        </w:rPr>
        <w:t>: 循环调用</w:t>
      </w:r>
      <w:r>
        <w:rPr>
          <w:rStyle w:val="34"/>
          <w:rFonts w:ascii="Segoe UI" w:hAnsi="Segoe UI" w:cs="Segoe UI"/>
          <w:color w:val="1F2328"/>
        </w:rPr>
        <w:t> </w:t>
      </w:r>
      <w:r>
        <w:rPr>
          <w:rStyle w:val="22"/>
          <w:color w:val="1F2328"/>
          <w:szCs w:val="20"/>
        </w:rPr>
        <w:t>expire_one()</w:t>
      </w:r>
      <w:r>
        <w:rPr>
          <w:rStyle w:val="34"/>
          <w:rFonts w:ascii="Segoe UI" w:hAnsi="Segoe UI" w:cs="Segoe UI"/>
          <w:color w:val="1F2328"/>
        </w:rPr>
        <w:t> </w:t>
      </w:r>
      <w:r>
        <w:rPr>
          <w:rFonts w:ascii="Segoe UI" w:hAnsi="Segoe UI" w:cs="Segoe UI"/>
          <w:color w:val="1F2328"/>
        </w:rPr>
        <w:t>直至无更多到期事件。</w:t>
      </w:r>
    </w:p>
    <w:p w14:paraId="08EB57DA">
      <w:pPr>
        <w:pStyle w:val="6"/>
      </w:pPr>
      <w:r>
        <w:rPr>
          <w:rFonts w:hint="eastAsia"/>
        </w:rPr>
        <w:t>VCPU管理API</w:t>
      </w:r>
    </w:p>
    <w:p w14:paraId="50A7CFE8">
      <w:pPr>
        <w:pStyle w:val="7"/>
      </w:pPr>
      <w:r>
        <w:t>vCPU创建与任务初始化</w:t>
      </w:r>
    </w:p>
    <w:p w14:paraId="50DFCA73">
      <w:pPr>
        <w:pStyle w:val="15"/>
        <w:rPr>
          <w:rFonts w:ascii="Segoe UI" w:hAnsi="Segoe UI" w:cs="Segoe UI"/>
          <w:color w:val="1F2328"/>
        </w:rPr>
      </w:pPr>
      <w:r>
        <w:rPr>
          <w:rFonts w:ascii="Segoe UI" w:hAnsi="Segoe UI" w:cs="Segoe UI"/>
          <w:color w:val="1F2328"/>
        </w:rPr>
        <w:t>vCPU的创建过程由</w:t>
      </w:r>
      <w:r>
        <w:rPr>
          <w:rStyle w:val="22"/>
          <w:color w:val="1F2328"/>
          <w:szCs w:val="20"/>
        </w:rPr>
        <w:t>setup_vm_primary_vcpu</w:t>
      </w:r>
      <w:r>
        <w:rPr>
          <w:rFonts w:ascii="Segoe UI" w:hAnsi="Segoe UI" w:cs="Segoe UI"/>
          <w:color w:val="1F2328"/>
        </w:rPr>
        <w:t>函数启动，该函数为虚拟机设置主vCPU并初始化其等待队列和任务列表。系统首先通过</w:t>
      </w:r>
      <w:r>
        <w:rPr>
          <w:rStyle w:val="22"/>
          <w:color w:val="1F2328"/>
          <w:szCs w:val="20"/>
        </w:rPr>
        <w:t>VMVCpus::new</w:t>
      </w:r>
      <w:r>
        <w:rPr>
          <w:rFonts w:ascii="Segoe UI" w:hAnsi="Segoe UI" w:cs="Segoe UI"/>
          <w:color w:val="1F2328"/>
        </w:rPr>
        <w:t>创建一个包含等待队列、vCPU任务列表和运行计数器的结构体，然后为每个vCPU分配一个Arceos任务。</w:t>
      </w:r>
    </w:p>
    <w:p w14:paraId="34668F72">
      <w:pPr>
        <w:pStyle w:val="15"/>
        <w:rPr>
          <w:rFonts w:ascii="Segoe UI" w:hAnsi="Segoe UI" w:cs="Segoe UI"/>
          <w:color w:val="1F2328"/>
        </w:rPr>
      </w:pPr>
      <w:r>
        <w:rPr>
          <w:rFonts w:ascii="Segoe UI" w:hAnsi="Segoe UI" w:cs="Segoe UI"/>
          <w:color w:val="1F2328"/>
        </w:rPr>
        <w:t>vCPU任务的分配通过</w:t>
      </w:r>
      <w:r>
        <w:rPr>
          <w:rStyle w:val="22"/>
          <w:color w:val="1F2328"/>
          <w:szCs w:val="20"/>
        </w:rPr>
        <w:t>alloc_vcpu_task</w:t>
      </w:r>
      <w:r>
        <w:rPr>
          <w:rFonts w:ascii="Segoe UI" w:hAnsi="Segoe UI" w:cs="Segoe UI"/>
          <w:color w:val="1F2328"/>
        </w:rPr>
        <w:t>函数完成，该函数创建一个以</w:t>
      </w:r>
      <w:r>
        <w:rPr>
          <w:rStyle w:val="22"/>
          <w:color w:val="1F2328"/>
          <w:szCs w:val="20"/>
        </w:rPr>
        <w:t>vcpu_run</w:t>
      </w:r>
      <w:r>
        <w:rPr>
          <w:rFonts w:ascii="Segoe UI" w:hAnsi="Segoe UI" w:cs="Segoe UI"/>
          <w:color w:val="1F2328"/>
        </w:rPr>
        <w:t>为入口函数的任务，并为其分配256 KiB的内核栈空间。如果vCPU有指定的物理CPU集，则会初始化相应的CPU掩码。任务扩展数据</w:t>
      </w:r>
      <w:r>
        <w:rPr>
          <w:rStyle w:val="22"/>
          <w:color w:val="1F2328"/>
          <w:szCs w:val="20"/>
        </w:rPr>
        <w:t>TaskExt</w:t>
      </w:r>
      <w:r>
        <w:rPr>
          <w:rFonts w:ascii="Segoe UI" w:hAnsi="Segoe UI" w:cs="Segoe UI"/>
          <w:color w:val="1F2328"/>
        </w:rPr>
        <w:t>被初始化以包含对VM和vCPU的引用，确保任务能够访问其所属的虚拟机和虚拟CPU资源。</w:t>
      </w:r>
    </w:p>
    <w:p w14:paraId="03FD3BEB">
      <w:pPr>
        <w:pStyle w:val="7"/>
      </w:pPr>
      <w:r>
        <w:t>vCPU运行循环与退出处理</w:t>
      </w:r>
    </w:p>
    <w:p w14:paraId="24F05607">
      <w:pPr>
        <w:pStyle w:val="15"/>
        <w:rPr>
          <w:rFonts w:ascii="Segoe UI" w:hAnsi="Segoe UI" w:cs="Segoe UI"/>
          <w:color w:val="1F2328"/>
        </w:rPr>
      </w:pPr>
      <w:r>
        <w:rPr>
          <w:rFonts w:ascii="Segoe UI" w:hAnsi="Segoe UI" w:cs="Segoe UI"/>
          <w:color w:val="1F2328"/>
        </w:rPr>
        <w:t>vCPU的主要执行流程在</w:t>
      </w:r>
      <w:r>
        <w:rPr>
          <w:rStyle w:val="22"/>
          <w:color w:val="1F2328"/>
          <w:szCs w:val="20"/>
        </w:rPr>
        <w:t>vcpu_run</w:t>
      </w:r>
      <w:r>
        <w:rPr>
          <w:rFonts w:ascii="Segoe UI" w:hAnsi="Segoe UI" w:cs="Segoe UI"/>
          <w:color w:val="1F2328"/>
        </w:rPr>
        <w:t>函数中实现，这是一个无限循环，持续运行vCPU并处理各种退出原因。当vCPU首次启动时，它会等待虚拟机进入运行状态，然后标记自己为正在运行。</w:t>
      </w:r>
    </w:p>
    <w:p w14:paraId="3321121A">
      <w:pPr>
        <w:pStyle w:val="15"/>
        <w:rPr>
          <w:rFonts w:ascii="Segoe UI" w:hAnsi="Segoe UI" w:cs="Segoe UI"/>
          <w:color w:val="1F2328"/>
        </w:rPr>
      </w:pPr>
      <w:r>
        <w:rPr>
          <w:rFonts w:ascii="Segoe UI" w:hAnsi="Segoe UI" w:cs="Segoe UI"/>
          <w:color w:val="1F2328"/>
        </w:rPr>
        <w:t>运行循环的核心是</w:t>
      </w:r>
      <w:r>
        <w:rPr>
          <w:rStyle w:val="22"/>
          <w:color w:val="1F2328"/>
          <w:szCs w:val="20"/>
        </w:rPr>
        <w:t>vm.run_vcpu(vcpu_id)</w:t>
      </w:r>
      <w:r>
        <w:rPr>
          <w:rFonts w:ascii="Segoe UI" w:hAnsi="Segoe UI" w:cs="Segoe UI"/>
          <w:color w:val="1F2328"/>
        </w:rPr>
        <w:t>调用，该调用返回不同的退出原因，包括超调用、外部中断、暂停、CPU下线等。对于每种退出原因，都有相应的处理逻辑：超调用会被转发给</w:t>
      </w:r>
      <w:r>
        <w:rPr>
          <w:rStyle w:val="22"/>
          <w:color w:val="1F2328"/>
          <w:szCs w:val="20"/>
        </w:rPr>
        <w:t>HyperCall</w:t>
      </w:r>
      <w:r>
        <w:rPr>
          <w:rFonts w:ascii="Segoe UI" w:hAnsi="Segoe UI" w:cs="Segoe UI"/>
          <w:color w:val="1F2328"/>
        </w:rPr>
        <w:t>处理器；外部中断会触发中断处理程序；暂停状态会使vCPU进入等待状态；而系统关闭信号会导致虚拟机关闭。</w:t>
      </w:r>
    </w:p>
    <w:p w14:paraId="16C034D5">
      <w:pPr>
        <w:pStyle w:val="15"/>
        <w:rPr>
          <w:rFonts w:ascii="Segoe UI" w:hAnsi="Segoe UI" w:cs="Segoe UI"/>
          <w:color w:val="1F2328"/>
        </w:rPr>
      </w:pPr>
      <w:r>
        <w:rPr>
          <w:rFonts w:ascii="Segoe UI" w:hAnsi="Segoe UI" w:cs="Segoe UI"/>
          <w:color w:val="1F2328"/>
        </w:rPr>
        <w:t>当检测到虚拟机正在关闭时，vCPU会调用</w:t>
      </w:r>
      <w:r>
        <w:rPr>
          <w:rStyle w:val="22"/>
          <w:color w:val="1F2328"/>
          <w:szCs w:val="20"/>
        </w:rPr>
        <w:t>mark_vcpu_exiting</w:t>
      </w:r>
      <w:r>
        <w:rPr>
          <w:rFonts w:ascii="Segoe UI" w:hAnsi="Segoe UI" w:cs="Segoe UI"/>
          <w:color w:val="1F2328"/>
        </w:rPr>
        <w:t>减少运行计数，如果是最后一个退出的vCPU，则会减少运行中的虚拟机总数并唤醒VMM等待队列。</w:t>
      </w:r>
    </w:p>
    <w:p w14:paraId="2032C8F3">
      <w:pPr>
        <w:pStyle w:val="7"/>
      </w:pPr>
      <w:r>
        <w:t>VCpuRef安全访问模式</w:t>
      </w:r>
    </w:p>
    <w:p w14:paraId="5753C7DA">
      <w:pPr>
        <w:pStyle w:val="15"/>
        <w:rPr>
          <w:rFonts w:ascii="Segoe UI" w:hAnsi="Segoe UI" w:cs="Segoe UI"/>
          <w:color w:val="1F2328"/>
        </w:rPr>
      </w:pPr>
      <w:r>
        <w:rPr>
          <w:rStyle w:val="22"/>
          <w:color w:val="1F2328"/>
          <w:szCs w:val="20"/>
        </w:rPr>
        <w:t>VCpuRef</w:t>
      </w:r>
      <w:r>
        <w:rPr>
          <w:rFonts w:ascii="Segoe UI" w:hAnsi="Segoe UI" w:cs="Segoe UI"/>
          <w:color w:val="1F2328"/>
        </w:rPr>
        <w:t>类型通过Arc智能指针实现线程安全的共享访问，确保多个线程可以安全地引用同一个vCPU实例。系统通过</w:t>
      </w:r>
      <w:r>
        <w:rPr>
          <w:rStyle w:val="22"/>
          <w:color w:val="1F2328"/>
          <w:szCs w:val="20"/>
        </w:rPr>
        <w:t>with_vcpu_task</w:t>
      </w:r>
      <w:r>
        <w:rPr>
          <w:rFonts w:ascii="Segoe UI" w:hAnsi="Segoe UI" w:cs="Segoe UI"/>
          <w:color w:val="1F2328"/>
        </w:rPr>
        <w:t>函数提供了一种安全的访问模式，该函数接受一个闭包并在获取到vCPU任务引用后执行该闭包。</w:t>
      </w:r>
    </w:p>
    <w:p w14:paraId="4426CB2A">
      <w:pPr>
        <w:pStyle w:val="15"/>
        <w:rPr>
          <w:rFonts w:ascii="Segoe UI" w:hAnsi="Segoe UI" w:cs="Segoe UI"/>
          <w:color w:val="1F2328"/>
        </w:rPr>
      </w:pPr>
      <w:r>
        <w:rPr>
          <w:rFonts w:ascii="Segoe UI" w:hAnsi="Segoe UI" w:cs="Segoe UI"/>
          <w:color w:val="1F2328"/>
        </w:rPr>
        <w:t>这种设计模式避免了直接暴露vCPU引用可能带来的竞态条件，而是通过受控的访问路径来操作vCPU资源。</w:t>
      </w:r>
      <w:r>
        <w:rPr>
          <w:rStyle w:val="22"/>
          <w:color w:val="1F2328"/>
          <w:szCs w:val="20"/>
        </w:rPr>
        <w:t>TaskExt</w:t>
      </w:r>
      <w:r>
        <w:rPr>
          <w:rFonts w:ascii="Segoe UI" w:hAnsi="Segoe UI" w:cs="Segoe UI"/>
          <w:color w:val="1F2328"/>
        </w:rPr>
        <w:t>结构体作为任务扩展数据，包含了对VM和VCPU的引用，这些引用在任务创建时被初始化，并在整个任务生命周期内保持有效。</w:t>
      </w:r>
    </w:p>
    <w:p w14:paraId="1F4CE35A">
      <w:pPr>
        <w:pStyle w:val="15"/>
        <w:rPr>
          <w:rFonts w:ascii="Segoe UI" w:hAnsi="Segoe UI" w:cs="Segoe UI"/>
          <w:color w:val="1F2328"/>
        </w:rPr>
      </w:pPr>
      <w:r>
        <w:rPr>
          <w:rFonts w:ascii="Segoe UI" w:hAnsi="Segoe UI" w:cs="Segoe UI"/>
          <w:color w:val="1F2328"/>
        </w:rPr>
        <w:t>跨线程传递遵循Rust的所有权规则，通过克隆Arc引用来实现共享所有权，而不是转移所有权。这种方式既保证了内存安全，又实现了高效的资源共享。</w:t>
      </w:r>
    </w:p>
    <w:p w14:paraId="1C577BC6">
      <w:pPr>
        <w:pStyle w:val="7"/>
      </w:pPr>
      <w:r>
        <w:t>HAL层寄存器上下文保存与恢复</w:t>
      </w:r>
    </w:p>
    <w:p w14:paraId="63342794">
      <w:pPr>
        <w:pStyle w:val="15"/>
        <w:rPr>
          <w:rFonts w:ascii="Segoe UI" w:hAnsi="Segoe UI" w:cs="Segoe UI"/>
          <w:color w:val="1F2328"/>
        </w:rPr>
      </w:pPr>
      <w:r>
        <w:rPr>
          <w:rFonts w:ascii="Segoe UI" w:hAnsi="Segoe UI" w:cs="Segoe UI"/>
          <w:color w:val="1F2328"/>
        </w:rPr>
        <w:t>不同平台下的vCPU寄存器上下文保存与恢复机制存在显著差异。在ARM64架构中，</w:t>
      </w:r>
      <w:r>
        <w:rPr>
          <w:rStyle w:val="22"/>
          <w:color w:val="1F2328"/>
          <w:szCs w:val="20"/>
        </w:rPr>
        <w:t>inject_interrupt</w:t>
      </w:r>
      <w:r>
        <w:rPr>
          <w:rFonts w:ascii="Segoe UI" w:hAnsi="Segoe UI" w:cs="Segoe UI"/>
          <w:color w:val="1F2328"/>
        </w:rPr>
        <w:t>函数负责将虚拟中断注入到vCPU，它通过GIC驱动程序操作虚拟中断控制器。对于GICv2，使用</w:t>
      </w:r>
      <w:r>
        <w:rPr>
          <w:rStyle w:val="22"/>
          <w:color w:val="1F2328"/>
          <w:szCs w:val="20"/>
        </w:rPr>
        <w:t>gic.hypervisor_interface()</w:t>
      </w:r>
      <w:r>
        <w:rPr>
          <w:rFonts w:ascii="Segoe UI" w:hAnsi="Segoe UI" w:cs="Segoe UI"/>
          <w:color w:val="1F2328"/>
        </w:rPr>
        <w:t>获取超管理模式接口并设置虚拟中断；对于GICv3，则直接操作ICH寄存器。</w:t>
      </w:r>
    </w:p>
    <w:p w14:paraId="62DF51FF">
      <w:pPr>
        <w:pStyle w:val="15"/>
        <w:rPr>
          <w:rFonts w:ascii="Segoe UI" w:hAnsi="Segoe UI" w:cs="Segoe UI"/>
          <w:color w:val="1F2328"/>
        </w:rPr>
      </w:pPr>
      <w:r>
        <w:rPr>
          <w:rFonts w:ascii="Segoe UI" w:hAnsi="Segoe UI" w:cs="Segoe UI"/>
          <w:color w:val="1F2328"/>
        </w:rPr>
        <w:t>x86_64架构的实现相对简单，</w:t>
      </w:r>
      <w:r>
        <w:rPr>
          <w:rStyle w:val="22"/>
          <w:color w:val="1F2328"/>
          <w:szCs w:val="20"/>
        </w:rPr>
        <w:t>inject_interrupt</w:t>
      </w:r>
      <w:r>
        <w:rPr>
          <w:rFonts w:ascii="Segoe UI" w:hAnsi="Segoe UI" w:cs="Segoe UI"/>
          <w:color w:val="1F2328"/>
        </w:rPr>
        <w:t>函数目前为空实现，表明该平台的中断注入机制可能在其他地方实现或尚未完全支持。这种差异反映了不同硬件架构在虚拟化支持方面的特性：ARM64需要显式管理虚拟中断控制器状态，而x86_64可能依赖于更底层的硬件辅助虚拟化特性。</w:t>
      </w:r>
    </w:p>
    <w:p w14:paraId="7D0F5CCE">
      <w:pPr>
        <w:pStyle w:val="7"/>
      </w:pPr>
      <w:r>
        <w:t>多核SMP启动序列</w:t>
      </w:r>
    </w:p>
    <w:p w14:paraId="516833A9">
      <w:pPr>
        <w:pStyle w:val="15"/>
        <w:rPr>
          <w:rFonts w:ascii="Segoe UI" w:hAnsi="Segoe UI" w:cs="Segoe UI"/>
          <w:color w:val="1F2328"/>
        </w:rPr>
      </w:pPr>
      <w:r>
        <w:rPr>
          <w:rFonts w:ascii="Segoe UI" w:hAnsi="Segoe UI" w:cs="Segoe UI"/>
          <w:color w:val="1F2328"/>
        </w:rPr>
        <w:t>多核SMP场景下的vCPU启动序列始于主vCPU的初始化，随后通过</w:t>
      </w:r>
      <w:r>
        <w:rPr>
          <w:rStyle w:val="22"/>
          <w:color w:val="1F2328"/>
          <w:szCs w:val="20"/>
        </w:rPr>
        <w:t>CpuUp</w:t>
      </w:r>
      <w:r>
        <w:rPr>
          <w:rFonts w:ascii="Segoe UI" w:hAnsi="Segoe UI" w:cs="Segoe UI"/>
          <w:color w:val="1F2328"/>
        </w:rPr>
        <w:t>退出原因触发次级vCPU的启动。当一个vCPU收到</w:t>
      </w:r>
      <w:r>
        <w:rPr>
          <w:rStyle w:val="22"/>
          <w:color w:val="1F2328"/>
          <w:szCs w:val="20"/>
        </w:rPr>
        <w:t>CpuUp</w:t>
      </w:r>
      <w:r>
        <w:rPr>
          <w:rFonts w:ascii="Segoe UI" w:hAnsi="Segoe UI" w:cs="Segoe UI"/>
          <w:color w:val="1F2328"/>
        </w:rPr>
        <w:t>信号时，它会解析目标物理CPU ID，查找对应的vCPU ID，然后调用</w:t>
      </w:r>
      <w:r>
        <w:rPr>
          <w:rStyle w:val="22"/>
          <w:color w:val="1F2328"/>
          <w:szCs w:val="20"/>
        </w:rPr>
        <w:t>vcpu_on</w:t>
      </w:r>
      <w:r>
        <w:rPr>
          <w:rFonts w:ascii="Segoe UI" w:hAnsi="Segoe UI" w:cs="Segoe UI"/>
          <w:color w:val="1F2328"/>
        </w:rPr>
        <w:t>函数启动目标vCPU。</w:t>
      </w:r>
    </w:p>
    <w:p w14:paraId="2592B8BB">
      <w:pPr>
        <w:pStyle w:val="15"/>
        <w:rPr>
          <w:rFonts w:ascii="Segoe UI" w:hAnsi="Segoe UI" w:cs="Segoe UI"/>
          <w:color w:val="1F2328"/>
        </w:rPr>
      </w:pPr>
      <w:r>
        <w:rPr>
          <w:rFonts w:ascii="Segoe UI" w:hAnsi="Segoe UI" w:cs="Segoe UI"/>
          <w:color w:val="1F2328"/>
        </w:rPr>
        <w:t>启动过程包括验证vCPU处于空闲状态、设置入口点和参数、分配任务并将其添加到VM的vCPU任务列表中。系统通过</w:t>
      </w:r>
      <w:r>
        <w:rPr>
          <w:rStyle w:val="22"/>
          <w:color w:val="1F2328"/>
          <w:szCs w:val="20"/>
        </w:rPr>
        <w:t>vcpu_mappings</w:t>
      </w:r>
      <w:r>
        <w:rPr>
          <w:rFonts w:ascii="Segoe UI" w:hAnsi="Segoe UI" w:cs="Segoe UI"/>
          <w:color w:val="1F2328"/>
        </w:rPr>
        <w:t>配置获取vCPU与物理CPU的映射关系，确保正确的亲和性设置。每个新启动的vCPU都会经历相同的初始化流程，包括延迟启动、等待VM运行状态和标记为运行中。</w:t>
      </w:r>
    </w:p>
    <w:p w14:paraId="29058DB1">
      <w:pPr>
        <w:pStyle w:val="7"/>
      </w:pPr>
      <w:r>
        <w:t>异常注入与拦截接口</w:t>
      </w:r>
    </w:p>
    <w:p w14:paraId="55197805">
      <w:pPr>
        <w:pStyle w:val="15"/>
        <w:rPr>
          <w:rFonts w:ascii="Segoe UI" w:hAnsi="Segoe UI" w:cs="Segoe UI"/>
          <w:color w:val="1F2328"/>
        </w:rPr>
      </w:pPr>
      <w:r>
        <w:rPr>
          <w:rFonts w:ascii="Segoe UI" w:hAnsi="Segoe UI" w:cs="Segoe UI"/>
          <w:color w:val="1F2328"/>
        </w:rPr>
        <w:t>异常注入接口主要通过</w:t>
      </w:r>
      <w:r>
        <w:rPr>
          <w:rStyle w:val="22"/>
          <w:color w:val="1F2328"/>
          <w:szCs w:val="20"/>
        </w:rPr>
        <w:t>inject_interrupt</w:t>
      </w:r>
      <w:r>
        <w:rPr>
          <w:rFonts w:ascii="Segoe UI" w:hAnsi="Segoe UI" w:cs="Segoe UI"/>
          <w:color w:val="1F2328"/>
        </w:rPr>
        <w:t>函数族实现，允许hypervisor向特定vCPU注入虚拟中断。在ARM64平台上，这涉及复杂的GICv2/v3寄存器操作，包括查找空闲列表寄存器、设置虚拟中断ID和状态位。系统会检查中断是否已挂起或激活，避免重复注入。</w:t>
      </w:r>
    </w:p>
    <w:p w14:paraId="4D1E44E9">
      <w:pPr>
        <w:pStyle w:val="15"/>
        <w:rPr>
          <w:rFonts w:ascii="Segoe UI" w:hAnsi="Segoe UI" w:cs="Segoe UI"/>
          <w:color w:val="1F2328"/>
        </w:rPr>
      </w:pPr>
      <w:r>
        <w:rPr>
          <w:rFonts w:ascii="Segoe UI" w:hAnsi="Segoe UI" w:cs="Segoe UI"/>
          <w:color w:val="1F2328"/>
        </w:rPr>
        <w:t>异常拦截则通过vCPU运行循环中的退出原因处理实现。当发生外部中断时，系统调用</w:t>
      </w:r>
      <w:r>
        <w:rPr>
          <w:rStyle w:val="22"/>
          <w:color w:val="1F2328"/>
          <w:szCs w:val="20"/>
        </w:rPr>
        <w:t>axhal::irq::irq_handler</w:t>
      </w:r>
      <w:r>
        <w:rPr>
          <w:rFonts w:ascii="Segoe UI" w:hAnsi="Segoe UI" w:cs="Segoe UI"/>
          <w:color w:val="1F2328"/>
        </w:rPr>
        <w:t>处理中断并向量分发。发送IPI（处理器间中断）时，如果目标是当前vCPU，则直接注入中断；否则通过</w:t>
      </w:r>
      <w:r>
        <w:rPr>
          <w:rStyle w:val="22"/>
          <w:color w:val="1F2328"/>
          <w:szCs w:val="20"/>
        </w:rPr>
        <w:t>vm.inject_interrupt_to_vcpu</w:t>
      </w:r>
      <w:r>
        <w:rPr>
          <w:rFonts w:ascii="Segoe UI" w:hAnsi="Segoe UI" w:cs="Segoe UI"/>
          <w:color w:val="1F2328"/>
        </w:rPr>
        <w:t>向目标vCPU发送中断。</w:t>
      </w:r>
    </w:p>
    <w:p w14:paraId="1D468A78">
      <w:pPr>
        <w:pStyle w:val="15"/>
        <w:rPr>
          <w:rFonts w:ascii="Segoe UI" w:hAnsi="Segoe UI" w:cs="Segoe UI"/>
          <w:color w:val="1F2328"/>
        </w:rPr>
      </w:pPr>
      <w:r>
        <w:rPr>
          <w:rFonts w:ascii="Segoe UI" w:hAnsi="Segoe UI" w:cs="Segoe UI"/>
          <w:color w:val="1F2328"/>
        </w:rPr>
        <w:t>这些接口共同构成了完整的异常处理框架，使hypervisor能够精确控制虚拟机的中断行为，实现高效的虚拟化性能。</w:t>
      </w:r>
    </w:p>
    <w:p w14:paraId="747BBB72">
      <w:pPr>
        <w:pStyle w:val="6"/>
      </w:pPr>
      <w:r>
        <w:t>硬件抽象层API</w:t>
      </w:r>
    </w:p>
    <w:p w14:paraId="63AEC064">
      <w:pPr>
        <w:pStyle w:val="7"/>
      </w:pPr>
      <w:r>
        <w:t>异常向量与中断控制器访问接口</w:t>
      </w:r>
    </w:p>
    <w:p w14:paraId="4217A4A1">
      <w:pPr>
        <w:pStyle w:val="15"/>
        <w:rPr>
          <w:rFonts w:ascii="Segoe UI" w:hAnsi="Segoe UI" w:cs="Segoe UI"/>
          <w:color w:val="1F2328"/>
        </w:rPr>
      </w:pPr>
      <w:r>
        <w:rPr>
          <w:rFonts w:ascii="Segoe UI" w:hAnsi="Segoe UI" w:cs="Segoe UI"/>
          <w:color w:val="1F2328"/>
        </w:rPr>
        <w:t>HAL层通过</w:t>
      </w:r>
      <w:r>
        <w:rPr>
          <w:rStyle w:val="22"/>
          <w:color w:val="1F2328"/>
          <w:szCs w:val="20"/>
        </w:rPr>
        <w:t>api.rs</w:t>
      </w:r>
      <w:r>
        <w:rPr>
          <w:rFonts w:ascii="Segoe UI" w:hAnsi="Segoe UI" w:cs="Segoe UI"/>
          <w:color w:val="1F2328"/>
        </w:rPr>
        <w:t>暴露架构特定的原语，用于异常向量安装和中断控制器访问。在AArch64平台上，这些接口直接与GIC（通用中断控制器）驱动交互，支持GICv2和GICv3两种模式。</w:t>
      </w:r>
    </w:p>
    <w:p w14:paraId="20138856">
      <w:pPr>
        <w:pStyle w:val="15"/>
        <w:rPr>
          <w:rFonts w:ascii="Segoe UI" w:hAnsi="Segoe UI" w:cs="Segoe UI"/>
          <w:color w:val="1F2328"/>
        </w:rPr>
      </w:pPr>
      <w:r>
        <w:rPr>
          <w:rFonts w:ascii="Segoe UI" w:hAnsi="Segoe UI" w:cs="Segoe UI"/>
          <w:color w:val="1F2328"/>
        </w:rPr>
        <w:t>关键接口包括：</w:t>
      </w:r>
    </w:p>
    <w:p w14:paraId="28620889">
      <w:pPr>
        <w:widowControl/>
        <w:numPr>
          <w:ilvl w:val="0"/>
          <w:numId w:val="39"/>
        </w:numPr>
        <w:spacing w:beforeAutospacing="1" w:afterAutospacing="1"/>
        <w:jc w:val="left"/>
        <w:rPr>
          <w:rFonts w:ascii="Segoe UI" w:hAnsi="Segoe UI" w:cs="Segoe UI"/>
          <w:color w:val="1F2328"/>
        </w:rPr>
      </w:pPr>
      <w:r>
        <w:rPr>
          <w:rStyle w:val="22"/>
          <w:color w:val="1F2328"/>
          <w:szCs w:val="20"/>
        </w:rPr>
        <w:t>hardware_inject_virtual_interrupt</w:t>
      </w:r>
      <w:r>
        <w:rPr>
          <w:rFonts w:ascii="Segoe UI" w:hAnsi="Segoe UI" w:cs="Segoe UI"/>
          <w:color w:val="1F2328"/>
        </w:rPr>
        <w:t>：向虚拟CPU注入中断</w:t>
      </w:r>
    </w:p>
    <w:p w14:paraId="53EE3993">
      <w:pPr>
        <w:widowControl/>
        <w:numPr>
          <w:ilvl w:val="0"/>
          <w:numId w:val="39"/>
        </w:numPr>
        <w:spacing w:afterAutospacing="1"/>
        <w:jc w:val="left"/>
        <w:rPr>
          <w:rFonts w:ascii="Segoe UI" w:hAnsi="Segoe UI" w:cs="Segoe UI"/>
          <w:color w:val="1F2328"/>
        </w:rPr>
      </w:pPr>
      <w:r>
        <w:rPr>
          <w:rStyle w:val="22"/>
          <w:color w:val="1F2328"/>
          <w:szCs w:val="20"/>
        </w:rPr>
        <w:t>read_vgicd_typer</w:t>
      </w:r>
      <w:r>
        <w:rPr>
          <w:rFonts w:ascii="Segoe UI" w:hAnsi="Segoe UI" w:cs="Segoe UI"/>
          <w:color w:val="1F2328"/>
        </w:rPr>
        <w:t>：读取虚拟GIC分发器TYPER寄存器</w:t>
      </w:r>
    </w:p>
    <w:p w14:paraId="75239304">
      <w:pPr>
        <w:widowControl/>
        <w:numPr>
          <w:ilvl w:val="0"/>
          <w:numId w:val="39"/>
        </w:numPr>
        <w:spacing w:afterAutospacing="1"/>
        <w:jc w:val="left"/>
        <w:rPr>
          <w:rFonts w:ascii="Segoe UI" w:hAnsi="Segoe UI" w:cs="Segoe UI"/>
          <w:color w:val="1F2328"/>
        </w:rPr>
      </w:pPr>
      <w:r>
        <w:rPr>
          <w:rStyle w:val="22"/>
          <w:color w:val="1F2328"/>
          <w:szCs w:val="20"/>
        </w:rPr>
        <w:t>read_vgicd_iidr</w:t>
      </w:r>
      <w:r>
        <w:rPr>
          <w:rFonts w:ascii="Segoe UI" w:hAnsi="Segoe UI" w:cs="Segoe UI"/>
          <w:color w:val="1F2328"/>
        </w:rPr>
        <w:t>：读取IIDR寄存器以识别GIC版本</w:t>
      </w:r>
    </w:p>
    <w:p w14:paraId="70CBFFC1">
      <w:pPr>
        <w:widowControl/>
        <w:numPr>
          <w:ilvl w:val="0"/>
          <w:numId w:val="39"/>
        </w:numPr>
        <w:spacing w:afterAutospacing="1"/>
        <w:jc w:val="left"/>
        <w:rPr>
          <w:rFonts w:ascii="Segoe UI" w:hAnsi="Segoe UI" w:cs="Segoe UI"/>
          <w:color w:val="1F2328"/>
        </w:rPr>
      </w:pPr>
      <w:r>
        <w:rPr>
          <w:rStyle w:val="22"/>
          <w:color w:val="1F2328"/>
          <w:szCs w:val="20"/>
        </w:rPr>
        <w:t>get_host_gicd_base</w:t>
      </w:r>
      <w:r>
        <w:rPr>
          <w:rStyle w:val="34"/>
          <w:rFonts w:ascii="Segoe UI" w:hAnsi="Segoe UI" w:cs="Segoe UI"/>
          <w:color w:val="1F2328"/>
        </w:rPr>
        <w:t> </w:t>
      </w:r>
      <w:r>
        <w:rPr>
          <w:rFonts w:ascii="Segoe UI" w:hAnsi="Segoe UI" w:cs="Segoe UI"/>
          <w:color w:val="1F2328"/>
        </w:rPr>
        <w:t>和</w:t>
      </w:r>
      <w:r>
        <w:rPr>
          <w:rStyle w:val="34"/>
          <w:rFonts w:ascii="Segoe UI" w:hAnsi="Segoe UI" w:cs="Segoe UI"/>
          <w:color w:val="1F2328"/>
        </w:rPr>
        <w:t> </w:t>
      </w:r>
      <w:r>
        <w:rPr>
          <w:rStyle w:val="22"/>
          <w:color w:val="1F2328"/>
          <w:szCs w:val="20"/>
        </w:rPr>
        <w:t>get_host_gicr_base</w:t>
      </w:r>
      <w:r>
        <w:rPr>
          <w:rFonts w:ascii="Segoe UI" w:hAnsi="Segoe UI" w:cs="Segoe UI"/>
          <w:color w:val="1F2328"/>
        </w:rPr>
        <w:t>：获取物理GIC寄存器基地址</w:t>
      </w:r>
    </w:p>
    <w:p w14:paraId="5D1F8054">
      <w:pPr>
        <w:pStyle w:val="15"/>
        <w:rPr>
          <w:rFonts w:ascii="Segoe UI" w:hAnsi="Segoe UI" w:cs="Segoe UI"/>
          <w:color w:val="1F2328"/>
        </w:rPr>
      </w:pPr>
      <w:r>
        <w:rPr>
          <w:rFonts w:ascii="Segoe UI" w:hAnsi="Segoe UI" w:cs="Segoe UI"/>
          <w:color w:val="1F2328"/>
        </w:rPr>
        <w:t>中断注入流程涉及查找空闲列表寄存器（List Register），检查状态位，并写入虚拟中断ID和状态字段。若无空闲LR，则尝试复用无效条目或触发panic。</w:t>
      </w:r>
    </w:p>
    <w:p w14:paraId="47FC4EB1">
      <w:pPr>
        <w:pStyle w:val="7"/>
      </w:pPr>
      <w:r>
        <w:t>缓存管理API跨平台抽象设计</w:t>
      </w:r>
    </w:p>
    <w:p w14:paraId="3563A92E">
      <w:pPr>
        <w:pStyle w:val="15"/>
        <w:rPr>
          <w:rFonts w:ascii="Segoe UI" w:hAnsi="Segoe UI" w:cs="Segoe UI"/>
          <w:color w:val="1F2328"/>
        </w:rPr>
      </w:pPr>
      <w:r>
        <w:rPr>
          <w:rFonts w:ascii="Segoe UI" w:hAnsi="Segoe UI" w:cs="Segoe UI"/>
          <w:color w:val="1F2328"/>
        </w:rPr>
        <w:t>缓存管理API在</w:t>
      </w:r>
      <w:r>
        <w:rPr>
          <w:rStyle w:val="22"/>
          <w:color w:val="1F2328"/>
          <w:szCs w:val="20"/>
        </w:rPr>
        <w:t>cache.rs</w:t>
      </w:r>
      <w:r>
        <w:rPr>
          <w:rFonts w:ascii="Segoe UI" w:hAnsi="Segoe UI" w:cs="Segoe UI"/>
          <w:color w:val="1F2328"/>
        </w:rPr>
        <w:t>中实现了跨平台抽象，定义了统一的操作枚举</w:t>
      </w:r>
      <w:r>
        <w:rPr>
          <w:rStyle w:val="22"/>
          <w:color w:val="1F2328"/>
          <w:szCs w:val="20"/>
        </w:rPr>
        <w:t>CacheOp</w:t>
      </w:r>
      <w:r>
        <w:rPr>
          <w:rFonts w:ascii="Segoe UI" w:hAnsi="Segoe UI" w:cs="Segoe UI"/>
          <w:color w:val="1F2328"/>
        </w:rPr>
        <w:t>，包含清理（Clean）、无效化（Invalidate）和清理并无效化（CleanAndInvalidate）三种操作。</w:t>
      </w:r>
    </w:p>
    <w:p w14:paraId="4B5E0B1F">
      <w:pPr>
        <w:pStyle w:val="8"/>
      </w:pPr>
      <w:r>
        <w:t>AArch64实现</w:t>
      </w:r>
    </w:p>
    <w:p w14:paraId="71DD940D">
      <w:pPr>
        <w:pStyle w:val="15"/>
        <w:rPr>
          <w:rFonts w:ascii="Segoe UI" w:hAnsi="Segoe UI" w:cs="Segoe UI"/>
          <w:color w:val="1F2328"/>
          <w:szCs w:val="24"/>
        </w:rPr>
      </w:pPr>
      <w:r>
        <w:rPr>
          <w:rFonts w:ascii="Segoe UI" w:hAnsi="Segoe UI" w:cs="Segoe UI"/>
          <w:color w:val="1F2328"/>
        </w:rPr>
        <w:t>在AArch64架构下，</w:t>
      </w:r>
      <w:r>
        <w:rPr>
          <w:rStyle w:val="22"/>
          <w:color w:val="1F2328"/>
          <w:szCs w:val="20"/>
        </w:rPr>
        <w:t>dcache_range</w:t>
      </w:r>
      <w:r>
        <w:rPr>
          <w:rFonts w:ascii="Segoe UI" w:hAnsi="Segoe UI" w:cs="Segoe UI"/>
          <w:color w:val="1F2328"/>
        </w:rPr>
        <w:t>函数将</w:t>
      </w:r>
      <w:r>
        <w:rPr>
          <w:rStyle w:val="22"/>
          <w:color w:val="1F2328"/>
          <w:szCs w:val="20"/>
        </w:rPr>
        <w:t>CacheOp</w:t>
      </w:r>
      <w:r>
        <w:rPr>
          <w:rFonts w:ascii="Segoe UI" w:hAnsi="Segoe UI" w:cs="Segoe UI"/>
          <w:color w:val="1F2328"/>
        </w:rPr>
        <w:t>转换为底层CPU扩展库中的对应操作，并调用</w:t>
      </w:r>
      <w:r>
        <w:rPr>
          <w:rStyle w:val="22"/>
          <w:color w:val="1F2328"/>
          <w:szCs w:val="20"/>
        </w:rPr>
        <w:t>aarch64_cpu_ext::cache::dcache_range</w:t>
      </w:r>
      <w:r>
        <w:rPr>
          <w:rFonts w:ascii="Segoe UI" w:hAnsi="Segoe UI" w:cs="Segoe UI"/>
          <w:color w:val="1F2328"/>
        </w:rPr>
        <w:t>执行实际的缓存操作。该实现充分利用了ARM架构提供的数据缓存维护指令。</w:t>
      </w:r>
    </w:p>
    <w:p w14:paraId="5C85B739">
      <w:pPr>
        <w:pStyle w:val="8"/>
      </w:pPr>
      <w:r>
        <w:t>x86_64实现</w:t>
      </w:r>
    </w:p>
    <w:p w14:paraId="10D2F355">
      <w:pPr>
        <w:pStyle w:val="15"/>
        <w:rPr>
          <w:rFonts w:ascii="Segoe UI" w:hAnsi="Segoe UI" w:cs="Segoe UI"/>
          <w:color w:val="1F2328"/>
          <w:szCs w:val="24"/>
        </w:rPr>
      </w:pPr>
      <w:r>
        <w:rPr>
          <w:rFonts w:ascii="Segoe UI" w:hAnsi="Segoe UI" w:cs="Segoe UI"/>
          <w:color w:val="1F2328"/>
        </w:rPr>
        <w:t>相比之下，x86_64平台的</w:t>
      </w:r>
      <w:r>
        <w:rPr>
          <w:rStyle w:val="22"/>
          <w:color w:val="1F2328"/>
          <w:szCs w:val="20"/>
        </w:rPr>
        <w:t>dcache_range</w:t>
      </w:r>
      <w:r>
        <w:rPr>
          <w:rFonts w:ascii="Segoe UI" w:hAnsi="Segoe UI" w:cs="Segoe UI"/>
          <w:color w:val="1F2328"/>
        </w:rPr>
        <w:t>为空实现，参数被标记为未使用（</w:t>
      </w:r>
      <w:r>
        <w:rPr>
          <w:rStyle w:val="22"/>
          <w:color w:val="1F2328"/>
          <w:szCs w:val="20"/>
        </w:rPr>
        <w:t>_op</w:t>
      </w:r>
      <w:r>
        <w:rPr>
          <w:rFonts w:ascii="Segoe UI" w:hAnsi="Segoe UI" w:cs="Segoe UI"/>
          <w:color w:val="1F2328"/>
        </w:rPr>
        <w:t>,</w:t>
      </w:r>
      <w:r>
        <w:rPr>
          <w:rStyle w:val="34"/>
          <w:rFonts w:ascii="Segoe UI" w:hAnsi="Segoe UI" w:cs="Segoe UI"/>
          <w:color w:val="1F2328"/>
        </w:rPr>
        <w:t> </w:t>
      </w:r>
      <w:r>
        <w:rPr>
          <w:rStyle w:val="22"/>
          <w:color w:val="1F2328"/>
          <w:szCs w:val="20"/>
        </w:rPr>
        <w:t>_addr</w:t>
      </w:r>
      <w:r>
        <w:rPr>
          <w:rFonts w:ascii="Segoe UI" w:hAnsi="Segoe UI" w:cs="Segoe UI"/>
          <w:color w:val="1F2328"/>
        </w:rPr>
        <w:t>,</w:t>
      </w:r>
      <w:r>
        <w:rPr>
          <w:rStyle w:val="34"/>
          <w:rFonts w:ascii="Segoe UI" w:hAnsi="Segoe UI" w:cs="Segoe UI"/>
          <w:color w:val="1F2328"/>
        </w:rPr>
        <w:t> </w:t>
      </w:r>
      <w:r>
        <w:rPr>
          <w:rStyle w:val="22"/>
          <w:color w:val="1F2328"/>
          <w:szCs w:val="20"/>
        </w:rPr>
        <w:t>_size</w:t>
      </w:r>
      <w:r>
        <w:rPr>
          <w:rFonts w:ascii="Segoe UI" w:hAnsi="Segoe UI" w:cs="Segoe UI"/>
          <w:color w:val="1F2328"/>
        </w:rPr>
        <w:t>）。这表明当前系统假设x86_64平台的缓存一致性由硬件自动管理，无需显式软件干预。</w:t>
      </w:r>
    </w:p>
    <w:p w14:paraId="11A73BA1">
      <w:pPr>
        <w:pStyle w:val="7"/>
      </w:pPr>
      <w:r>
        <w:t>内存屏障与原子操作保证</w:t>
      </w:r>
    </w:p>
    <w:p w14:paraId="57A75818">
      <w:pPr>
        <w:pStyle w:val="15"/>
        <w:rPr>
          <w:rFonts w:ascii="Segoe UI" w:hAnsi="Segoe UI" w:cs="Segoe UI"/>
          <w:color w:val="1F2328"/>
        </w:rPr>
      </w:pPr>
      <w:r>
        <w:rPr>
          <w:rFonts w:ascii="Segoe UI" w:hAnsi="Segoe UI" w:cs="Segoe UI"/>
          <w:color w:val="1F2328"/>
        </w:rPr>
        <w:t>HAL层通过依赖ArceOS内核模块中的</w:t>
      </w:r>
      <w:r>
        <w:rPr>
          <w:rStyle w:val="22"/>
          <w:color w:val="1F2328"/>
          <w:szCs w:val="20"/>
        </w:rPr>
        <w:t>axhal</w:t>
      </w:r>
      <w:r>
        <w:rPr>
          <w:rFonts w:ascii="Segoe UI" w:hAnsi="Segoe UI" w:cs="Segoe UI"/>
          <w:color w:val="1F2328"/>
        </w:rPr>
        <w:t>组件来保证内存屏障与原子操作的正确性。虽然具体实现未在当前代码片段中展示，但其设计原则是利用各架构提供的内存屏障指令（如AArch64的</w:t>
      </w:r>
      <w:r>
        <w:rPr>
          <w:rStyle w:val="22"/>
          <w:color w:val="1F2328"/>
          <w:szCs w:val="20"/>
        </w:rPr>
        <w:t>DSB</w:t>
      </w:r>
      <w:r>
        <w:rPr>
          <w:rFonts w:ascii="Segoe UI" w:hAnsi="Segoe UI" w:cs="Segoe UI"/>
          <w:color w:val="1F2328"/>
        </w:rPr>
        <w:t>,</w:t>
      </w:r>
      <w:r>
        <w:rPr>
          <w:rStyle w:val="34"/>
          <w:rFonts w:ascii="Segoe UI" w:hAnsi="Segoe UI" w:cs="Segoe UI"/>
          <w:color w:val="1F2328"/>
        </w:rPr>
        <w:t> </w:t>
      </w:r>
      <w:r>
        <w:rPr>
          <w:rStyle w:val="22"/>
          <w:color w:val="1F2328"/>
          <w:szCs w:val="20"/>
        </w:rPr>
        <w:t>DMB</w:t>
      </w:r>
      <w:r>
        <w:rPr>
          <w:rFonts w:ascii="Segoe UI" w:hAnsi="Segoe UI" w:cs="Segoe UI"/>
          <w:color w:val="1F2328"/>
        </w:rPr>
        <w:t>和x86_64的</w:t>
      </w:r>
      <w:r>
        <w:rPr>
          <w:rStyle w:val="22"/>
          <w:color w:val="1F2328"/>
          <w:szCs w:val="20"/>
        </w:rPr>
        <w:t>MFENCE</w:t>
      </w:r>
      <w:r>
        <w:rPr>
          <w:rFonts w:ascii="Segoe UI" w:hAnsi="Segoe UI" w:cs="Segoe UI"/>
          <w:color w:val="1F2328"/>
        </w:rPr>
        <w:t>）以及原子指令（如</w:t>
      </w:r>
      <w:r>
        <w:rPr>
          <w:rStyle w:val="22"/>
          <w:color w:val="1F2328"/>
          <w:szCs w:val="20"/>
        </w:rPr>
        <w:t>LDXR/STXR</w:t>
      </w:r>
      <w:r>
        <w:rPr>
          <w:rFonts w:ascii="Segoe UI" w:hAnsi="Segoe UI" w:cs="Segoe UI"/>
          <w:color w:val="1F2328"/>
        </w:rPr>
        <w:t>或</w:t>
      </w:r>
      <w:r>
        <w:rPr>
          <w:rStyle w:val="22"/>
          <w:color w:val="1F2328"/>
          <w:szCs w:val="20"/>
        </w:rPr>
        <w:t>CMPXCHG</w:t>
      </w:r>
      <w:r>
        <w:rPr>
          <w:rFonts w:ascii="Segoe UI" w:hAnsi="Segoe UI" w:cs="Segoe UI"/>
          <w:color w:val="1F2328"/>
        </w:rPr>
        <w:t>）来确保多核环境下的数据一致性。</w:t>
      </w:r>
    </w:p>
    <w:p w14:paraId="49EB6AEF">
      <w:pPr>
        <w:pStyle w:val="15"/>
        <w:rPr>
          <w:rFonts w:ascii="Segoe UI" w:hAnsi="Segoe UI" w:cs="Segoe UI"/>
          <w:color w:val="1F2328"/>
        </w:rPr>
      </w:pPr>
      <w:r>
        <w:rPr>
          <w:rFonts w:ascii="Segoe UI" w:hAnsi="Segoe UI" w:cs="Segoe UI"/>
          <w:color w:val="1F2328"/>
        </w:rPr>
        <w:t>在虚拟化上下文中，这些原语对于同步虚拟机监控器与客户操作系统之间的共享数据结构至关重要，尤其是在IVC（Inter-VM Communication）通道建立和超调用处理过程中。</w:t>
      </w:r>
    </w:p>
    <w:p w14:paraId="677220F9">
      <w:pPr>
        <w:pStyle w:val="7"/>
      </w:pPr>
      <w:r>
        <w:t>新平台HAL接口实现契约</w:t>
      </w:r>
    </w:p>
    <w:p w14:paraId="2067DB9B">
      <w:pPr>
        <w:pStyle w:val="15"/>
        <w:rPr>
          <w:rFonts w:ascii="Segoe UI" w:hAnsi="Segoe UI" w:cs="Segoe UI"/>
          <w:color w:val="1F2328"/>
        </w:rPr>
      </w:pPr>
      <w:r>
        <w:rPr>
          <w:rFonts w:ascii="Segoe UI" w:hAnsi="Segoe UI" w:cs="Segoe UI"/>
          <w:color w:val="1F2328"/>
        </w:rPr>
        <w:t>要在新平台上实现HAL接口，必须遵循以下契约要求：</w:t>
      </w:r>
    </w:p>
    <w:p w14:paraId="4B609968">
      <w:pPr>
        <w:widowControl/>
        <w:numPr>
          <w:ilvl w:val="0"/>
          <w:numId w:val="40"/>
        </w:numPr>
        <w:spacing w:beforeAutospacing="1" w:afterAutospacing="1"/>
        <w:jc w:val="left"/>
        <w:rPr>
          <w:rFonts w:ascii="Segoe UI" w:hAnsi="Segoe UI" w:cs="Segoe UI"/>
          <w:color w:val="1F2328"/>
        </w:rPr>
      </w:pPr>
      <w:r>
        <w:rPr>
          <w:rStyle w:val="19"/>
          <w:rFonts w:ascii="Segoe UI" w:hAnsi="Segoe UI" w:cs="Segoe UI"/>
          <w:color w:val="1F2328"/>
        </w:rPr>
        <w:t>提供架构特定模块</w:t>
      </w:r>
      <w:r>
        <w:rPr>
          <w:rFonts w:ascii="Segoe UI" w:hAnsi="Segoe UI" w:cs="Segoe UI"/>
          <w:color w:val="1F2328"/>
        </w:rPr>
        <w:t>：在</w:t>
      </w:r>
      <w:r>
        <w:rPr>
          <w:rStyle w:val="22"/>
          <w:color w:val="1F2328"/>
          <w:szCs w:val="20"/>
        </w:rPr>
        <w:t>src/hal/arch/&lt;new_arch&gt;/mod.rs</w:t>
      </w:r>
      <w:r>
        <w:rPr>
          <w:rFonts w:ascii="Segoe UI" w:hAnsi="Segoe UI" w:cs="Segoe UI"/>
          <w:color w:val="1F2328"/>
        </w:rPr>
        <w:t>中实现必要的函数，如</w:t>
      </w:r>
      <w:r>
        <w:rPr>
          <w:rStyle w:val="22"/>
          <w:color w:val="1F2328"/>
          <w:szCs w:val="20"/>
        </w:rPr>
        <w:t>hardware_check</w:t>
      </w:r>
      <w:r>
        <w:rPr>
          <w:rFonts w:ascii="Segoe UI" w:hAnsi="Segoe UI" w:cs="Segoe UI"/>
          <w:color w:val="1F2328"/>
        </w:rPr>
        <w:t>、</w:t>
      </w:r>
      <w:r>
        <w:rPr>
          <w:rStyle w:val="22"/>
          <w:color w:val="1F2328"/>
          <w:szCs w:val="20"/>
        </w:rPr>
        <w:t>inject_interrupt</w:t>
      </w:r>
      <w:r>
        <w:rPr>
          <w:rFonts w:ascii="Segoe UI" w:hAnsi="Segoe UI" w:cs="Segoe UI"/>
          <w:color w:val="1F2328"/>
        </w:rPr>
        <w:t>等。</w:t>
      </w:r>
    </w:p>
    <w:p w14:paraId="53EA0B4A">
      <w:pPr>
        <w:widowControl/>
        <w:numPr>
          <w:ilvl w:val="0"/>
          <w:numId w:val="40"/>
        </w:numPr>
        <w:spacing w:afterAutospacing="1"/>
        <w:jc w:val="left"/>
        <w:rPr>
          <w:rFonts w:ascii="Segoe UI" w:hAnsi="Segoe UI" w:cs="Segoe UI"/>
          <w:color w:val="1F2328"/>
        </w:rPr>
      </w:pPr>
      <w:r>
        <w:rPr>
          <w:rStyle w:val="19"/>
          <w:rFonts w:ascii="Segoe UI" w:hAnsi="Segoe UI" w:cs="Segoe UI"/>
          <w:color w:val="1F2328"/>
        </w:rPr>
        <w:t>实现缓存操作</w:t>
      </w:r>
      <w:r>
        <w:rPr>
          <w:rFonts w:ascii="Segoe UI" w:hAnsi="Segoe UI" w:cs="Segoe UI"/>
          <w:color w:val="1F2328"/>
        </w:rPr>
        <w:t>：根据目标架构特性，在</w:t>
      </w:r>
      <w:r>
        <w:rPr>
          <w:rStyle w:val="22"/>
          <w:color w:val="1F2328"/>
          <w:szCs w:val="20"/>
        </w:rPr>
        <w:t>cache.rs</w:t>
      </w:r>
      <w:r>
        <w:rPr>
          <w:rFonts w:ascii="Segoe UI" w:hAnsi="Segoe UI" w:cs="Segoe UI"/>
          <w:color w:val="1F2328"/>
        </w:rPr>
        <w:t>中实现</w:t>
      </w:r>
      <w:r>
        <w:rPr>
          <w:rStyle w:val="22"/>
          <w:color w:val="1F2328"/>
          <w:szCs w:val="20"/>
        </w:rPr>
        <w:t>dcache_range</w:t>
      </w:r>
      <w:r>
        <w:rPr>
          <w:rFonts w:ascii="Segoe UI" w:hAnsi="Segoe UI" w:cs="Segoe UI"/>
          <w:color w:val="1F2328"/>
        </w:rPr>
        <w:t>函数，或将不支持的操作留空。</w:t>
      </w:r>
    </w:p>
    <w:p w14:paraId="54BFEDEC">
      <w:pPr>
        <w:widowControl/>
        <w:numPr>
          <w:ilvl w:val="0"/>
          <w:numId w:val="40"/>
        </w:numPr>
        <w:spacing w:before="60" w:after="100" w:afterAutospacing="1"/>
        <w:jc w:val="left"/>
        <w:rPr>
          <w:rFonts w:ascii="Segoe UI" w:hAnsi="Segoe UI" w:cs="Segoe UI"/>
          <w:color w:val="1F2328"/>
        </w:rPr>
      </w:pPr>
      <w:r>
        <w:rPr>
          <w:rStyle w:val="19"/>
          <w:rFonts w:ascii="Segoe UI" w:hAnsi="Segoe UI" w:cs="Segoe UI"/>
          <w:color w:val="1F2328"/>
        </w:rPr>
        <w:t>中断控制器集成</w:t>
      </w:r>
      <w:r>
        <w:rPr>
          <w:rFonts w:ascii="Segoe UI" w:hAnsi="Segoe UI" w:cs="Segoe UI"/>
          <w:color w:val="1F2328"/>
        </w:rPr>
        <w:t>：确保能够访问并操作本地中断控制器（如APIC、GIC等），提供读取寄存器和注入中断的能力。</w:t>
      </w:r>
    </w:p>
    <w:p w14:paraId="621760FB">
      <w:pPr>
        <w:widowControl/>
        <w:numPr>
          <w:ilvl w:val="0"/>
          <w:numId w:val="40"/>
        </w:numPr>
        <w:spacing w:afterAutospacing="1"/>
        <w:jc w:val="left"/>
        <w:rPr>
          <w:rFonts w:ascii="Segoe UI" w:hAnsi="Segoe UI" w:cs="Segoe UI"/>
          <w:color w:val="1F2328"/>
        </w:rPr>
      </w:pPr>
      <w:r>
        <w:rPr>
          <w:rStyle w:val="19"/>
          <w:rFonts w:ascii="Segoe UI" w:hAnsi="Segoe UI" w:cs="Segoe UI"/>
          <w:color w:val="1F2328"/>
        </w:rPr>
        <w:t>硬件兼容性检查</w:t>
      </w:r>
      <w:r>
        <w:rPr>
          <w:rFonts w:ascii="Segoe UI" w:hAnsi="Segoe UI" w:cs="Segoe UI"/>
          <w:color w:val="1F2328"/>
        </w:rPr>
        <w:t>：在</w:t>
      </w:r>
      <w:r>
        <w:rPr>
          <w:rStyle w:val="22"/>
          <w:color w:val="1F2328"/>
          <w:szCs w:val="20"/>
        </w:rPr>
        <w:t>hardware_check</w:t>
      </w:r>
      <w:r>
        <w:rPr>
          <w:rFonts w:ascii="Segoe UI" w:hAnsi="Segoe UI" w:cs="Segoe UI"/>
          <w:color w:val="1F2328"/>
        </w:rPr>
        <w:t>函数中验证关键硬件特性（如页表级数、虚拟化支持等）是否满足运行时需求。</w:t>
      </w:r>
    </w:p>
    <w:p w14:paraId="35F06CC1">
      <w:pPr>
        <w:widowControl/>
        <w:numPr>
          <w:ilvl w:val="0"/>
          <w:numId w:val="40"/>
        </w:numPr>
        <w:spacing w:afterAutospacing="1"/>
        <w:jc w:val="left"/>
        <w:rPr>
          <w:rFonts w:ascii="Segoe UI" w:hAnsi="Segoe UI" w:cs="Segoe UI"/>
          <w:color w:val="1F2328"/>
        </w:rPr>
      </w:pPr>
      <w:r>
        <w:rPr>
          <w:rStyle w:val="19"/>
          <w:rFonts w:ascii="Segoe UI" w:hAnsi="Segoe UI" w:cs="Segoe UI"/>
          <w:color w:val="1F2328"/>
        </w:rPr>
        <w:t>静态调度表注册</w:t>
      </w:r>
      <w:r>
        <w:rPr>
          <w:rFonts w:ascii="Segoe UI" w:hAnsi="Segoe UI" w:cs="Segoe UI"/>
          <w:color w:val="1F2328"/>
        </w:rPr>
        <w:t>：使用</w:t>
      </w:r>
      <w:r>
        <w:rPr>
          <w:rStyle w:val="22"/>
          <w:color w:val="1F2328"/>
          <w:szCs w:val="20"/>
        </w:rPr>
        <w:t>#[axvisor_api::api_mod_impl]</w:t>
      </w:r>
      <w:r>
        <w:rPr>
          <w:rFonts w:ascii="Segoe UI" w:hAnsi="Segoe UI" w:cs="Segoe UI"/>
          <w:color w:val="1F2328"/>
        </w:rPr>
        <w:t>宏将新实现的接口绑定到对应的API模块上，确保调用能正确路由。</w:t>
      </w:r>
    </w:p>
    <w:p w14:paraId="6388ED58">
      <w:pPr>
        <w:pStyle w:val="15"/>
        <w:rPr>
          <w:rFonts w:ascii="Segoe UI" w:hAnsi="Segoe UI" w:cs="Segoe UI"/>
          <w:color w:val="1F2328"/>
        </w:rPr>
      </w:pPr>
      <w:r>
        <w:rPr>
          <w:rFonts w:ascii="Segoe UI" w:hAnsi="Segoe UI" w:cs="Segoe UI"/>
          <w:color w:val="1F2328"/>
        </w:rPr>
        <w:t>此外，所有平台都应保持对</w:t>
      </w:r>
      <w:r>
        <w:rPr>
          <w:rStyle w:val="22"/>
          <w:color w:val="1F2328"/>
          <w:szCs w:val="20"/>
        </w:rPr>
        <w:t>AxVMHal</w:t>
      </w:r>
      <w:r>
        <w:rPr>
          <w:rFonts w:ascii="Segoe UI" w:hAnsi="Segoe UI" w:cs="Segoe UI"/>
          <w:color w:val="1F2328"/>
        </w:rPr>
        <w:t>、</w:t>
      </w:r>
      <w:r>
        <w:rPr>
          <w:rStyle w:val="22"/>
          <w:color w:val="1F2328"/>
          <w:szCs w:val="20"/>
        </w:rPr>
        <w:t>AxMmHal</w:t>
      </w:r>
      <w:r>
        <w:rPr>
          <w:rFonts w:ascii="Segoe UI" w:hAnsi="Segoe UI" w:cs="Segoe UI"/>
          <w:color w:val="1F2328"/>
        </w:rPr>
        <w:t>和</w:t>
      </w:r>
      <w:r>
        <w:rPr>
          <w:rStyle w:val="22"/>
          <w:color w:val="1F2328"/>
          <w:szCs w:val="20"/>
        </w:rPr>
        <w:t>AxVCpuHal</w:t>
      </w:r>
      <w:r>
        <w:rPr>
          <w:rFonts w:ascii="Segoe UI" w:hAnsi="Segoe UI" w:cs="Segoe UI"/>
          <w:color w:val="1F2328"/>
        </w:rPr>
        <w:t>等核心trait的一致实现，以维持上层VMM逻辑的可移植性。</w:t>
      </w:r>
    </w:p>
    <w:p w14:paraId="7D7B3DFD">
      <w:pPr>
        <w:pStyle w:val="6"/>
      </w:pPr>
      <w:r>
        <w:t>通信机制API</w:t>
      </w:r>
    </w:p>
    <w:p w14:paraId="2B8F5075">
      <w:pPr>
        <w:pStyle w:val="7"/>
      </w:pPr>
      <w:r>
        <w:t>请求处理与服务分发</w:t>
      </w:r>
    </w:p>
    <w:p w14:paraId="340E55CC">
      <w:pPr>
        <w:pStyle w:val="15"/>
        <w:rPr>
          <w:rFonts w:ascii="Segoe UI" w:hAnsi="Segoe UI" w:cs="Segoe UI"/>
          <w:color w:val="1F2328"/>
          <w:szCs w:val="24"/>
        </w:rPr>
      </w:pPr>
      <w:r>
        <w:rPr>
          <w:rStyle w:val="22"/>
          <w:color w:val="1F2328"/>
          <w:szCs w:val="20"/>
        </w:rPr>
        <w:t>execute()</w:t>
      </w:r>
      <w:r>
        <w:rPr>
          <w:rFonts w:ascii="Segoe UI" w:hAnsi="Segoe UI" w:cs="Segoe UI"/>
          <w:color w:val="1F2328"/>
        </w:rPr>
        <w:t>方法根据不同的</w:t>
      </w:r>
      <w:r>
        <w:rPr>
          <w:rStyle w:val="22"/>
          <w:color w:val="1F2328"/>
          <w:szCs w:val="20"/>
        </w:rPr>
        <w:t>HyperCallCode</w:t>
      </w:r>
      <w:r>
        <w:rPr>
          <w:rFonts w:ascii="Segoe UI" w:hAnsi="Segoe UI" w:cs="Segoe UI"/>
          <w:color w:val="1F2328"/>
        </w:rPr>
        <w:t>值分发至相应的处理分支，当前支持以下四种核心hypercall编号及其功能：</w:t>
      </w:r>
    </w:p>
    <w:tbl>
      <w:tblPr>
        <w:tblStyle w:val="16"/>
        <w:tblW w:w="0" w:type="auto"/>
        <w:tblInd w:w="0" w:type="dxa"/>
        <w:tblLayout w:type="autofit"/>
        <w:tblCellMar>
          <w:top w:w="15" w:type="dxa"/>
          <w:left w:w="15" w:type="dxa"/>
          <w:bottom w:w="15" w:type="dxa"/>
          <w:right w:w="15" w:type="dxa"/>
        </w:tblCellMar>
      </w:tblPr>
      <w:tblGrid>
        <w:gridCol w:w="2751"/>
        <w:gridCol w:w="670"/>
        <w:gridCol w:w="2302"/>
        <w:gridCol w:w="2189"/>
        <w:gridCol w:w="784"/>
      </w:tblGrid>
      <w:tr w14:paraId="57F9B7FD">
        <w:tblPrEx>
          <w:tblCellMar>
            <w:top w:w="15" w:type="dxa"/>
            <w:left w:w="15" w:type="dxa"/>
            <w:bottom w:w="15" w:type="dxa"/>
            <w:right w:w="15" w:type="dxa"/>
          </w:tblCellMar>
        </w:tblPrEx>
        <w:trPr>
          <w:tblHeader/>
        </w:trPr>
        <w:tc>
          <w:tcPr>
            <w:tcW w:w="0" w:type="auto"/>
            <w:tcMar>
              <w:top w:w="90" w:type="dxa"/>
              <w:left w:w="195" w:type="dxa"/>
              <w:bottom w:w="90" w:type="dxa"/>
              <w:right w:w="195" w:type="dxa"/>
            </w:tcMar>
            <w:vAlign w:val="center"/>
          </w:tcPr>
          <w:p w14:paraId="24FE3CEA">
            <w:pPr>
              <w:jc w:val="center"/>
              <w:rPr>
                <w:rFonts w:ascii="宋体" w:hAnsi="宋体" w:cs="宋体"/>
                <w:b/>
                <w:bCs/>
              </w:rPr>
            </w:pPr>
            <w:r>
              <w:rPr>
                <w:b/>
                <w:bCs/>
              </w:rPr>
              <w:t>超调用编号</w:t>
            </w:r>
          </w:p>
        </w:tc>
        <w:tc>
          <w:tcPr>
            <w:tcW w:w="0" w:type="auto"/>
            <w:tcMar>
              <w:top w:w="90" w:type="dxa"/>
              <w:left w:w="195" w:type="dxa"/>
              <w:bottom w:w="90" w:type="dxa"/>
              <w:right w:w="195" w:type="dxa"/>
            </w:tcMar>
            <w:vAlign w:val="center"/>
          </w:tcPr>
          <w:p w14:paraId="4873B3A0">
            <w:pPr>
              <w:jc w:val="center"/>
              <w:rPr>
                <w:b/>
                <w:bCs/>
              </w:rPr>
            </w:pPr>
            <w:r>
              <w:rPr>
                <w:b/>
                <w:bCs/>
              </w:rPr>
              <w:t>功能接口</w:t>
            </w:r>
          </w:p>
        </w:tc>
        <w:tc>
          <w:tcPr>
            <w:tcW w:w="0" w:type="auto"/>
            <w:tcMar>
              <w:top w:w="90" w:type="dxa"/>
              <w:left w:w="195" w:type="dxa"/>
              <w:bottom w:w="90" w:type="dxa"/>
              <w:right w:w="195" w:type="dxa"/>
            </w:tcMar>
            <w:vAlign w:val="center"/>
          </w:tcPr>
          <w:p w14:paraId="19BEDA11">
            <w:pPr>
              <w:jc w:val="center"/>
              <w:rPr>
                <w:b/>
                <w:bCs/>
              </w:rPr>
            </w:pPr>
            <w:r>
              <w:rPr>
                <w:b/>
                <w:bCs/>
              </w:rPr>
              <w:t>输入参数格式</w:t>
            </w:r>
          </w:p>
        </w:tc>
        <w:tc>
          <w:tcPr>
            <w:tcW w:w="0" w:type="auto"/>
            <w:tcMar>
              <w:top w:w="90" w:type="dxa"/>
              <w:left w:w="195" w:type="dxa"/>
              <w:bottom w:w="90" w:type="dxa"/>
              <w:right w:w="195" w:type="dxa"/>
            </w:tcMar>
            <w:vAlign w:val="center"/>
          </w:tcPr>
          <w:p w14:paraId="49C088F4">
            <w:pPr>
              <w:jc w:val="center"/>
              <w:rPr>
                <w:b/>
                <w:bCs/>
              </w:rPr>
            </w:pPr>
            <w:r>
              <w:rPr>
                <w:b/>
                <w:bCs/>
              </w:rPr>
              <w:t>输出参数格式</w:t>
            </w:r>
          </w:p>
        </w:tc>
        <w:tc>
          <w:tcPr>
            <w:tcW w:w="0" w:type="auto"/>
            <w:tcMar>
              <w:top w:w="90" w:type="dxa"/>
              <w:left w:w="195" w:type="dxa"/>
              <w:bottom w:w="90" w:type="dxa"/>
              <w:right w:w="195" w:type="dxa"/>
            </w:tcMar>
            <w:vAlign w:val="center"/>
          </w:tcPr>
          <w:p w14:paraId="7A52DD1E">
            <w:pPr>
              <w:jc w:val="center"/>
              <w:rPr>
                <w:b/>
                <w:bCs/>
              </w:rPr>
            </w:pPr>
            <w:r>
              <w:rPr>
                <w:b/>
                <w:bCs/>
              </w:rPr>
              <w:t>安全边界</w:t>
            </w:r>
          </w:p>
        </w:tc>
      </w:tr>
      <w:tr w14:paraId="0853C9E1">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22145AED">
            <w:pPr>
              <w:jc w:val="left"/>
            </w:pPr>
            <w:r>
              <w:rPr>
                <w:rStyle w:val="22"/>
                <w:szCs w:val="20"/>
              </w:rPr>
              <w:t>HIVCPublishChannel</w:t>
            </w:r>
          </w:p>
        </w:tc>
        <w:tc>
          <w:tcPr>
            <w:tcW w:w="0" w:type="auto"/>
            <w:tcMar>
              <w:top w:w="90" w:type="dxa"/>
              <w:left w:w="195" w:type="dxa"/>
              <w:bottom w:w="90" w:type="dxa"/>
              <w:right w:w="195" w:type="dxa"/>
            </w:tcMar>
            <w:vAlign w:val="center"/>
          </w:tcPr>
          <w:p w14:paraId="01F0ECCD">
            <w:r>
              <w:t>发布一个IVC共享内存通道</w:t>
            </w:r>
          </w:p>
        </w:tc>
        <w:tc>
          <w:tcPr>
            <w:tcW w:w="0" w:type="auto"/>
            <w:tcMar>
              <w:top w:w="90" w:type="dxa"/>
              <w:left w:w="195" w:type="dxa"/>
              <w:bottom w:w="90" w:type="dxa"/>
              <w:right w:w="195" w:type="dxa"/>
            </w:tcMar>
            <w:vAlign w:val="center"/>
          </w:tcPr>
          <w:p w14:paraId="12B91884">
            <w:r>
              <w:rPr>
                <w:rStyle w:val="22"/>
                <w:szCs w:val="20"/>
              </w:rPr>
              <w:t>[key: usize, shm_base_gpa_ptr: GPA*, shm_size_ptr: usize*]</w:t>
            </w:r>
          </w:p>
        </w:tc>
        <w:tc>
          <w:tcPr>
            <w:tcW w:w="0" w:type="auto"/>
            <w:tcMar>
              <w:top w:w="90" w:type="dxa"/>
              <w:left w:w="195" w:type="dxa"/>
              <w:bottom w:w="90" w:type="dxa"/>
              <w:right w:w="195" w:type="dxa"/>
            </w:tcMar>
            <w:vAlign w:val="center"/>
          </w:tcPr>
          <w:p w14:paraId="61EE4197">
            <w:r>
              <w:t>写入</w:t>
            </w:r>
            <w:r>
              <w:rPr>
                <w:rStyle w:val="22"/>
                <w:szCs w:val="20"/>
              </w:rPr>
              <w:t>shm_base_gpa_ptr</w:t>
            </w:r>
            <w:r>
              <w:t>返回分配的GPA，写入</w:t>
            </w:r>
            <w:r>
              <w:rPr>
                <w:rStyle w:val="22"/>
                <w:szCs w:val="20"/>
              </w:rPr>
              <w:t>shm_size_ptr</w:t>
            </w:r>
            <w:r>
              <w:t>返回实际大小</w:t>
            </w:r>
          </w:p>
        </w:tc>
        <w:tc>
          <w:tcPr>
            <w:tcW w:w="0" w:type="auto"/>
            <w:tcMar>
              <w:top w:w="90" w:type="dxa"/>
              <w:left w:w="195" w:type="dxa"/>
              <w:bottom w:w="90" w:type="dxa"/>
              <w:right w:w="195" w:type="dxa"/>
            </w:tcMar>
            <w:vAlign w:val="center"/>
          </w:tcPr>
          <w:p w14:paraId="0C573332">
            <w:r>
              <w:t>仅允许VM自身发布通道；共享内存大小限制为4KB以内</w:t>
            </w:r>
          </w:p>
        </w:tc>
      </w:tr>
      <w:tr w14:paraId="33DDF3CA">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11745F82">
            <w:r>
              <w:rPr>
                <w:rStyle w:val="22"/>
                <w:szCs w:val="20"/>
              </w:rPr>
              <w:t>HIVCUnPublishChannel</w:t>
            </w:r>
          </w:p>
        </w:tc>
        <w:tc>
          <w:tcPr>
            <w:tcW w:w="0" w:type="auto"/>
            <w:tcMar>
              <w:top w:w="90" w:type="dxa"/>
              <w:left w:w="195" w:type="dxa"/>
              <w:bottom w:w="90" w:type="dxa"/>
              <w:right w:w="195" w:type="dxa"/>
            </w:tcMar>
            <w:vAlign w:val="center"/>
          </w:tcPr>
          <w:p w14:paraId="3880BC7E">
            <w:r>
              <w:t>撤销已发布的IVC通道</w:t>
            </w:r>
          </w:p>
        </w:tc>
        <w:tc>
          <w:tcPr>
            <w:tcW w:w="0" w:type="auto"/>
            <w:tcMar>
              <w:top w:w="90" w:type="dxa"/>
              <w:left w:w="195" w:type="dxa"/>
              <w:bottom w:w="90" w:type="dxa"/>
              <w:right w:w="195" w:type="dxa"/>
            </w:tcMar>
            <w:vAlign w:val="center"/>
          </w:tcPr>
          <w:p w14:paraId="3DCC0571">
            <w:r>
              <w:rPr>
                <w:rStyle w:val="22"/>
                <w:szCs w:val="20"/>
              </w:rPr>
              <w:t>[key: usize]</w:t>
            </w:r>
          </w:p>
        </w:tc>
        <w:tc>
          <w:tcPr>
            <w:tcW w:w="0" w:type="auto"/>
            <w:tcMar>
              <w:top w:w="90" w:type="dxa"/>
              <w:left w:w="195" w:type="dxa"/>
              <w:bottom w:w="90" w:type="dxa"/>
              <w:right w:w="195" w:type="dxa"/>
            </w:tcMar>
            <w:vAlign w:val="center"/>
          </w:tcPr>
          <w:p w14:paraId="56F98775">
            <w:r>
              <w:t>无输出</w:t>
            </w:r>
          </w:p>
        </w:tc>
        <w:tc>
          <w:tcPr>
            <w:tcW w:w="0" w:type="auto"/>
            <w:tcMar>
              <w:top w:w="90" w:type="dxa"/>
              <w:left w:w="195" w:type="dxa"/>
              <w:bottom w:w="90" w:type="dxa"/>
              <w:right w:w="195" w:type="dxa"/>
            </w:tcMar>
            <w:vAlign w:val="center"/>
          </w:tcPr>
          <w:p w14:paraId="3DCE7151">
            <w:r>
              <w:t>必须由原发布者VM调用；若存在订阅者则仅标记为不可用</w:t>
            </w:r>
          </w:p>
        </w:tc>
      </w:tr>
      <w:tr w14:paraId="6DDC1A8C">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64DE4B2C">
            <w:r>
              <w:rPr>
                <w:rStyle w:val="22"/>
                <w:szCs w:val="20"/>
              </w:rPr>
              <w:t>HIVCSubscribChannel</w:t>
            </w:r>
          </w:p>
        </w:tc>
        <w:tc>
          <w:tcPr>
            <w:tcW w:w="0" w:type="auto"/>
            <w:tcMar>
              <w:top w:w="90" w:type="dxa"/>
              <w:left w:w="195" w:type="dxa"/>
              <w:bottom w:w="90" w:type="dxa"/>
              <w:right w:w="195" w:type="dxa"/>
            </w:tcMar>
            <w:vAlign w:val="center"/>
          </w:tcPr>
          <w:p w14:paraId="3EF6B911">
            <w:r>
              <w:t>订阅另一VM发布的IVC通道</w:t>
            </w:r>
          </w:p>
        </w:tc>
        <w:tc>
          <w:tcPr>
            <w:tcW w:w="0" w:type="auto"/>
            <w:tcMar>
              <w:top w:w="90" w:type="dxa"/>
              <w:left w:w="195" w:type="dxa"/>
              <w:bottom w:w="90" w:type="dxa"/>
              <w:right w:w="195" w:type="dxa"/>
            </w:tcMar>
            <w:vAlign w:val="center"/>
          </w:tcPr>
          <w:p w14:paraId="1A26921A">
            <w:r>
              <w:rPr>
                <w:rStyle w:val="22"/>
                <w:szCs w:val="20"/>
              </w:rPr>
              <w:t>[publisher_vm_id: usize, key: usize, shm_base_gpa_ptr: GPA*, shm_size_ptr: usize*]</w:t>
            </w:r>
          </w:p>
        </w:tc>
        <w:tc>
          <w:tcPr>
            <w:tcW w:w="0" w:type="auto"/>
            <w:tcMar>
              <w:top w:w="90" w:type="dxa"/>
              <w:left w:w="195" w:type="dxa"/>
              <w:bottom w:w="90" w:type="dxa"/>
              <w:right w:w="195" w:type="dxa"/>
            </w:tcMar>
            <w:vAlign w:val="center"/>
          </w:tcPr>
          <w:p w14:paraId="54BFA984">
            <w:r>
              <w:t>写入指针返回映射后的本地GPA和大小</w:t>
            </w:r>
          </w:p>
        </w:tc>
        <w:tc>
          <w:tcPr>
            <w:tcW w:w="0" w:type="auto"/>
            <w:tcMar>
              <w:top w:w="90" w:type="dxa"/>
              <w:left w:w="195" w:type="dxa"/>
              <w:bottom w:w="90" w:type="dxa"/>
              <w:right w:w="195" w:type="dxa"/>
            </w:tcMar>
            <w:vAlign w:val="center"/>
          </w:tcPr>
          <w:p w14:paraId="57D6FE06">
            <w:r>
              <w:t>需目标VM已发布对应key的通道；需有足够的地址空间用于映射</w:t>
            </w:r>
          </w:p>
        </w:tc>
      </w:tr>
      <w:tr w14:paraId="0402590F">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2FF35C0E">
            <w:r>
              <w:rPr>
                <w:rStyle w:val="22"/>
                <w:szCs w:val="20"/>
              </w:rPr>
              <w:t>HIVCUnSubscribChannel</w:t>
            </w:r>
          </w:p>
        </w:tc>
        <w:tc>
          <w:tcPr>
            <w:tcW w:w="0" w:type="auto"/>
            <w:tcMar>
              <w:top w:w="90" w:type="dxa"/>
              <w:left w:w="195" w:type="dxa"/>
              <w:bottom w:w="90" w:type="dxa"/>
              <w:right w:w="195" w:type="dxa"/>
            </w:tcMar>
            <w:vAlign w:val="center"/>
          </w:tcPr>
          <w:p w14:paraId="261F4DD8">
            <w:r>
              <w:t>取消对远程IVC通道的订阅</w:t>
            </w:r>
          </w:p>
        </w:tc>
        <w:tc>
          <w:tcPr>
            <w:tcW w:w="0" w:type="auto"/>
            <w:tcMar>
              <w:top w:w="90" w:type="dxa"/>
              <w:left w:w="195" w:type="dxa"/>
              <w:bottom w:w="90" w:type="dxa"/>
              <w:right w:w="195" w:type="dxa"/>
            </w:tcMar>
            <w:vAlign w:val="center"/>
          </w:tcPr>
          <w:p w14:paraId="19FA1942">
            <w:r>
              <w:rPr>
                <w:rStyle w:val="22"/>
                <w:szCs w:val="20"/>
              </w:rPr>
              <w:t>[publisher_vm_id: usize, key: usize]</w:t>
            </w:r>
          </w:p>
        </w:tc>
        <w:tc>
          <w:tcPr>
            <w:tcW w:w="0" w:type="auto"/>
            <w:tcMar>
              <w:top w:w="90" w:type="dxa"/>
              <w:left w:w="195" w:type="dxa"/>
              <w:bottom w:w="90" w:type="dxa"/>
              <w:right w:w="195" w:type="dxa"/>
            </w:tcMar>
            <w:vAlign w:val="center"/>
          </w:tcPr>
          <w:p w14:paraId="2AA7BEE3">
            <w:r>
              <w:t>无输出</w:t>
            </w:r>
          </w:p>
        </w:tc>
        <w:tc>
          <w:tcPr>
            <w:tcW w:w="0" w:type="auto"/>
            <w:tcMar>
              <w:top w:w="90" w:type="dxa"/>
              <w:left w:w="195" w:type="dxa"/>
              <w:bottom w:w="90" w:type="dxa"/>
              <w:right w:w="195" w:type="dxa"/>
            </w:tcMar>
            <w:vAlign w:val="center"/>
          </w:tcPr>
          <w:p w14:paraId="0052D001">
            <w:r>
              <w:t>必须是有效的订阅关系才能取消</w:t>
            </w:r>
          </w:p>
        </w:tc>
      </w:tr>
    </w:tbl>
    <w:p w14:paraId="4C8E129F">
      <w:pPr>
        <w:pStyle w:val="7"/>
      </w:pPr>
      <w:r>
        <w:t>跨虚拟机通信ivc通道机制</w:t>
      </w:r>
    </w:p>
    <w:p w14:paraId="016D40BF">
      <w:pPr>
        <w:pStyle w:val="15"/>
        <w:rPr>
          <w:rFonts w:ascii="Segoe UI" w:hAnsi="Segoe UI" w:cs="Segoe UI"/>
          <w:color w:val="1F2328"/>
        </w:rPr>
      </w:pPr>
      <w:r>
        <w:rPr>
          <w:rStyle w:val="22"/>
          <w:color w:val="1F2328"/>
          <w:szCs w:val="20"/>
        </w:rPr>
        <w:t>ivc.rs</w:t>
      </w:r>
      <w:r>
        <w:rPr>
          <w:rFonts w:ascii="Segoe UI" w:hAnsi="Segoe UI" w:cs="Segoe UI"/>
          <w:color w:val="1F2328"/>
        </w:rPr>
        <w:t>模块提供了完整的跨虚拟机通信基础设施，基于全局静态哈希表管理所有活动的IVC通道，并提供线程安全的操作接口。</w:t>
      </w:r>
    </w:p>
    <w:p w14:paraId="575990D7">
      <w:pPr>
        <w:pStyle w:val="8"/>
      </w:pPr>
      <w:r>
        <w:t>IVC通道建立流程</w:t>
      </w:r>
    </w:p>
    <w:p w14:paraId="22165D74">
      <w:pPr>
        <w:pStyle w:val="15"/>
        <w:rPr>
          <w:rFonts w:ascii="Segoe UI" w:hAnsi="Segoe UI" w:cs="Segoe UI"/>
          <w:color w:val="1F2328"/>
          <w:szCs w:val="24"/>
        </w:rPr>
      </w:pPr>
      <w:r>
        <w:rPr>
          <w:rFonts w:ascii="Segoe UI" w:hAnsi="Segoe UI" w:cs="Segoe UI"/>
          <w:color w:val="1F2328"/>
        </w:rPr>
        <w:t>IVC通信采用“发布-订阅”模型：</w:t>
      </w:r>
    </w:p>
    <w:p w14:paraId="4F0BE5CF">
      <w:pPr>
        <w:widowControl/>
        <w:numPr>
          <w:ilvl w:val="0"/>
          <w:numId w:val="41"/>
        </w:numPr>
        <w:spacing w:beforeAutospacing="1" w:afterAutospacing="1"/>
        <w:jc w:val="left"/>
        <w:rPr>
          <w:rFonts w:ascii="Segoe UI" w:hAnsi="Segoe UI" w:cs="Segoe UI"/>
          <w:color w:val="1F2328"/>
        </w:rPr>
      </w:pPr>
      <w:r>
        <w:rPr>
          <w:rStyle w:val="19"/>
          <w:rFonts w:ascii="Segoe UI" w:hAnsi="Segoe UI" w:cs="Segoe UI"/>
          <w:color w:val="1F2328"/>
        </w:rPr>
        <w:t>发布者</w:t>
      </w:r>
      <w:r>
        <w:rPr>
          <w:rFonts w:ascii="Segoe UI" w:hAnsi="Segoe UI" w:cs="Segoe UI"/>
          <w:color w:val="1F2328"/>
        </w:rPr>
        <w:t>调用</w:t>
      </w:r>
      <w:r>
        <w:rPr>
          <w:rStyle w:val="22"/>
          <w:color w:val="1F2328"/>
          <w:szCs w:val="20"/>
        </w:rPr>
        <w:t>HIVCPublishChannel</w:t>
      </w:r>
      <w:r>
        <w:rPr>
          <w:rFonts w:ascii="Segoe UI" w:hAnsi="Segoe UI" w:cs="Segoe UI"/>
          <w:color w:val="1F2328"/>
        </w:rPr>
        <w:t>，指定唯一</w:t>
      </w:r>
      <w:r>
        <w:rPr>
          <w:rStyle w:val="22"/>
          <w:color w:val="1F2328"/>
          <w:szCs w:val="20"/>
        </w:rPr>
        <w:t>key</w:t>
      </w:r>
      <w:r>
        <w:rPr>
          <w:rFonts w:ascii="Segoe UI" w:hAnsi="Segoe UI" w:cs="Segoe UI"/>
          <w:color w:val="1F2328"/>
        </w:rPr>
        <w:t>标识通道。</w:t>
      </w:r>
    </w:p>
    <w:p w14:paraId="167C18A8">
      <w:pPr>
        <w:widowControl/>
        <w:numPr>
          <w:ilvl w:val="0"/>
          <w:numId w:val="41"/>
        </w:numPr>
        <w:spacing w:before="60" w:after="100" w:afterAutospacing="1"/>
        <w:jc w:val="left"/>
        <w:rPr>
          <w:rFonts w:ascii="Segoe UI" w:hAnsi="Segoe UI" w:cs="Segoe UI"/>
          <w:color w:val="1F2328"/>
        </w:rPr>
      </w:pPr>
      <w:r>
        <w:rPr>
          <w:rFonts w:ascii="Segoe UI" w:hAnsi="Segoe UI" w:cs="Segoe UI"/>
          <w:color w:val="1F2328"/>
        </w:rPr>
        <w:t>宿主机为其分配一页物理内存作为共享区域，并记录其宿主物理地址（HPA）和客户机物理地址（GPA）。</w:t>
      </w:r>
    </w:p>
    <w:p w14:paraId="31CAB26F">
      <w:pPr>
        <w:widowControl/>
        <w:numPr>
          <w:ilvl w:val="0"/>
          <w:numId w:val="41"/>
        </w:numPr>
        <w:spacing w:afterAutospacing="1"/>
        <w:jc w:val="left"/>
        <w:rPr>
          <w:rFonts w:ascii="Segoe UI" w:hAnsi="Segoe UI" w:cs="Segoe UI"/>
          <w:color w:val="1F2328"/>
        </w:rPr>
      </w:pPr>
      <w:r>
        <w:rPr>
          <w:rFonts w:ascii="Segoe UI" w:hAnsi="Segoe UI" w:cs="Segoe UI"/>
          <w:color w:val="1F2328"/>
        </w:rPr>
        <w:t>通道元数据注册至全局</w:t>
      </w:r>
      <w:r>
        <w:rPr>
          <w:rStyle w:val="22"/>
          <w:color w:val="1F2328"/>
          <w:szCs w:val="20"/>
        </w:rPr>
        <w:t>IVC_CHANNELS</w:t>
      </w:r>
      <w:r>
        <w:rPr>
          <w:rFonts w:ascii="Segoe UI" w:hAnsi="Segoe UI" w:cs="Segoe UI"/>
          <w:color w:val="1F2328"/>
        </w:rPr>
        <w:t>映射中，键为</w:t>
      </w:r>
      <w:r>
        <w:rPr>
          <w:rStyle w:val="22"/>
          <w:color w:val="1F2328"/>
          <w:szCs w:val="20"/>
        </w:rPr>
        <w:t>(publisher_vm_id, key)</w:t>
      </w:r>
      <w:r>
        <w:rPr>
          <w:rFonts w:ascii="Segoe UI" w:hAnsi="Segoe UI" w:cs="Segoe UI"/>
          <w:color w:val="1F2328"/>
        </w:rPr>
        <w:t>。</w:t>
      </w:r>
    </w:p>
    <w:p w14:paraId="482C1827">
      <w:pPr>
        <w:widowControl/>
        <w:numPr>
          <w:ilvl w:val="0"/>
          <w:numId w:val="41"/>
        </w:numPr>
        <w:spacing w:afterAutospacing="1"/>
        <w:jc w:val="left"/>
        <w:rPr>
          <w:rFonts w:ascii="Segoe UI" w:hAnsi="Segoe UI" w:cs="Segoe UI"/>
          <w:color w:val="1F2328"/>
        </w:rPr>
      </w:pPr>
      <w:r>
        <w:rPr>
          <w:rStyle w:val="19"/>
          <w:rFonts w:ascii="Segoe UI" w:hAnsi="Segoe UI" w:cs="Segoe UI"/>
          <w:color w:val="1F2328"/>
        </w:rPr>
        <w:t>订阅者</w:t>
      </w:r>
      <w:r>
        <w:rPr>
          <w:rFonts w:ascii="Segoe UI" w:hAnsi="Segoe UI" w:cs="Segoe UI"/>
          <w:color w:val="1F2328"/>
        </w:rPr>
        <w:t>调用</w:t>
      </w:r>
      <w:r>
        <w:rPr>
          <w:rStyle w:val="22"/>
          <w:color w:val="1F2328"/>
          <w:szCs w:val="20"/>
        </w:rPr>
        <w:t>HIVCSubscribChannel</w:t>
      </w:r>
      <w:r>
        <w:rPr>
          <w:rFonts w:ascii="Segoe UI" w:hAnsi="Segoe UI" w:cs="Segoe UI"/>
          <w:color w:val="1F2328"/>
        </w:rPr>
        <w:t>，提供发布者ID和</w:t>
      </w:r>
      <w:r>
        <w:rPr>
          <w:rStyle w:val="22"/>
          <w:color w:val="1F2328"/>
          <w:szCs w:val="20"/>
        </w:rPr>
        <w:t>key</w:t>
      </w:r>
      <w:r>
        <w:rPr>
          <w:rFonts w:ascii="Segoe UI" w:hAnsi="Segoe UI" w:cs="Segoe UI"/>
          <w:color w:val="1F2328"/>
        </w:rPr>
        <w:t>。</w:t>
      </w:r>
    </w:p>
    <w:p w14:paraId="5EA7631D">
      <w:pPr>
        <w:widowControl/>
        <w:numPr>
          <w:ilvl w:val="0"/>
          <w:numId w:val="41"/>
        </w:numPr>
        <w:spacing w:afterAutospacing="1"/>
        <w:jc w:val="left"/>
        <w:rPr>
          <w:rFonts w:ascii="Segoe UI" w:hAnsi="Segoe UI" w:cs="Segoe UI"/>
          <w:color w:val="1F2328"/>
        </w:rPr>
      </w:pPr>
      <w:r>
        <w:rPr>
          <w:rFonts w:ascii="Segoe UI" w:hAnsi="Segoe UI" w:cs="Segoe UI"/>
          <w:color w:val="1F2328"/>
        </w:rPr>
        <w:t>宿主机查找对应通道，为订阅者分配本地GPA并将映射关系加入该通道的</w:t>
      </w:r>
      <w:r>
        <w:rPr>
          <w:rStyle w:val="22"/>
          <w:color w:val="1F2328"/>
          <w:szCs w:val="20"/>
        </w:rPr>
        <w:t>subscriber_vms</w:t>
      </w:r>
      <w:r>
        <w:rPr>
          <w:rFonts w:ascii="Segoe UI" w:hAnsi="Segoe UI" w:cs="Segoe UI"/>
          <w:color w:val="1F2328"/>
        </w:rPr>
        <w:t>列表。</w:t>
      </w:r>
    </w:p>
    <w:p w14:paraId="56922C4C">
      <w:pPr>
        <w:widowControl/>
        <w:numPr>
          <w:ilvl w:val="0"/>
          <w:numId w:val="41"/>
        </w:numPr>
        <w:spacing w:before="60" w:after="100" w:afterAutospacing="1"/>
        <w:jc w:val="left"/>
        <w:rPr>
          <w:rFonts w:ascii="Segoe UI" w:hAnsi="Segoe UI" w:cs="Segoe UI"/>
          <w:color w:val="1F2328"/>
        </w:rPr>
      </w:pPr>
      <w:r>
        <w:rPr>
          <w:rFonts w:ascii="Segoe UI" w:hAnsi="Segoe UI" w:cs="Segoe UI"/>
          <w:color w:val="1F2328"/>
        </w:rPr>
        <w:t>双方通过映射到各自地址空间的同一块物理内存进行数据交换。</w:t>
      </w:r>
    </w:p>
    <w:p w14:paraId="2F355A03">
      <w:pPr>
        <w:pStyle w:val="8"/>
      </w:pPr>
      <w:r>
        <w:t>数据帧格式</w:t>
      </w:r>
    </w:p>
    <w:p w14:paraId="2CCAF989">
      <w:pPr>
        <w:pStyle w:val="15"/>
        <w:rPr>
          <w:rFonts w:ascii="Segoe UI" w:hAnsi="Segoe UI" w:cs="Segoe UI"/>
          <w:color w:val="1F2328"/>
          <w:szCs w:val="24"/>
        </w:rPr>
      </w:pPr>
      <w:r>
        <w:rPr>
          <w:rFonts w:ascii="Segoe UI" w:hAnsi="Segoe UI" w:cs="Segoe UI"/>
          <w:color w:val="1F2328"/>
        </w:rPr>
        <w:t>每个IVC通道的共享内存起始处包含一个固定格式的头部</w:t>
      </w:r>
      <w:r>
        <w:rPr>
          <w:rStyle w:val="22"/>
          <w:color w:val="1F2328"/>
          <w:szCs w:val="20"/>
        </w:rPr>
        <w:t>IVCChannelHeader</w:t>
      </w:r>
      <w:r>
        <w:rPr>
          <w:rFonts w:ascii="Segoe UI" w:hAnsi="Segoe UI" w:cs="Segoe UI"/>
          <w:color w:val="1F2328"/>
        </w:rPr>
        <w:t>，其布局如下：</w:t>
      </w:r>
    </w:p>
    <w:p w14:paraId="01D3CB73">
      <w:pPr>
        <w:pStyle w:val="14"/>
        <w:rPr>
          <w:color w:val="1F2328"/>
          <w:sz w:val="20"/>
          <w:szCs w:val="20"/>
        </w:rPr>
      </w:pPr>
      <w:r>
        <w:rPr>
          <w:rStyle w:val="36"/>
          <w:color w:val="1F2328"/>
          <w:sz w:val="20"/>
          <w:szCs w:val="20"/>
        </w:rPr>
        <w:t>#</w:t>
      </w:r>
      <w:r>
        <w:rPr>
          <w:rStyle w:val="37"/>
          <w:color w:val="1F2328"/>
          <w:sz w:val="20"/>
          <w:szCs w:val="20"/>
        </w:rPr>
        <w:t>[</w:t>
      </w:r>
      <w:r>
        <w:rPr>
          <w:rStyle w:val="36"/>
          <w:color w:val="1F2328"/>
          <w:sz w:val="20"/>
          <w:szCs w:val="20"/>
        </w:rPr>
        <w:t>repr</w:t>
      </w:r>
      <w:r>
        <w:rPr>
          <w:rStyle w:val="37"/>
          <w:color w:val="1F2328"/>
          <w:sz w:val="20"/>
          <w:szCs w:val="20"/>
        </w:rPr>
        <w:t>(</w:t>
      </w:r>
      <w:r>
        <w:rPr>
          <w:rStyle w:val="38"/>
          <w:color w:val="1F2328"/>
          <w:sz w:val="20"/>
          <w:szCs w:val="20"/>
        </w:rPr>
        <w:t>C</w:t>
      </w:r>
      <w:r>
        <w:rPr>
          <w:rStyle w:val="37"/>
          <w:color w:val="1F2328"/>
          <w:sz w:val="20"/>
          <w:szCs w:val="20"/>
        </w:rPr>
        <w:t>)]</w:t>
      </w:r>
    </w:p>
    <w:p w14:paraId="3530A39D">
      <w:pPr>
        <w:pStyle w:val="14"/>
        <w:rPr>
          <w:color w:val="1F2328"/>
          <w:sz w:val="20"/>
          <w:szCs w:val="20"/>
        </w:rPr>
      </w:pPr>
      <w:r>
        <w:rPr>
          <w:rStyle w:val="39"/>
          <w:color w:val="1F2328"/>
          <w:sz w:val="20"/>
          <w:szCs w:val="20"/>
        </w:rPr>
        <w:t>struct</w:t>
      </w:r>
      <w:r>
        <w:rPr>
          <w:color w:val="1F2328"/>
          <w:sz w:val="20"/>
          <w:szCs w:val="20"/>
        </w:rPr>
        <w:t xml:space="preserve"> </w:t>
      </w:r>
      <w:r>
        <w:rPr>
          <w:rStyle w:val="40"/>
          <w:color w:val="1F2328"/>
          <w:sz w:val="20"/>
          <w:szCs w:val="20"/>
        </w:rPr>
        <w:t>IVCChannelHeader</w:t>
      </w:r>
      <w:r>
        <w:rPr>
          <w:color w:val="1F2328"/>
          <w:sz w:val="20"/>
          <w:szCs w:val="20"/>
        </w:rPr>
        <w:t xml:space="preserve"> </w:t>
      </w:r>
      <w:r>
        <w:rPr>
          <w:rStyle w:val="37"/>
          <w:color w:val="1F2328"/>
          <w:sz w:val="20"/>
          <w:szCs w:val="20"/>
        </w:rPr>
        <w:t>{</w:t>
      </w:r>
    </w:p>
    <w:p w14:paraId="260197A7">
      <w:pPr>
        <w:pStyle w:val="14"/>
        <w:rPr>
          <w:color w:val="1F2328"/>
          <w:sz w:val="20"/>
          <w:szCs w:val="20"/>
        </w:rPr>
      </w:pPr>
      <w:r>
        <w:rPr>
          <w:color w:val="1F2328"/>
          <w:sz w:val="20"/>
          <w:szCs w:val="20"/>
        </w:rPr>
        <w:t xml:space="preserve">    </w:t>
      </w:r>
      <w:r>
        <w:rPr>
          <w:rStyle w:val="36"/>
          <w:color w:val="1F2328"/>
          <w:sz w:val="20"/>
          <w:szCs w:val="20"/>
        </w:rPr>
        <w:t>publisher_id</w:t>
      </w:r>
      <w:r>
        <w:rPr>
          <w:rStyle w:val="37"/>
          <w:color w:val="1F2328"/>
          <w:sz w:val="20"/>
          <w:szCs w:val="20"/>
        </w:rPr>
        <w:t>:</w:t>
      </w:r>
      <w:r>
        <w:rPr>
          <w:color w:val="1F2328"/>
          <w:sz w:val="20"/>
          <w:szCs w:val="20"/>
        </w:rPr>
        <w:t xml:space="preserve"> </w:t>
      </w:r>
      <w:r>
        <w:rPr>
          <w:rStyle w:val="40"/>
          <w:color w:val="1F2328"/>
          <w:sz w:val="20"/>
          <w:szCs w:val="20"/>
        </w:rPr>
        <w:t>u64</w:t>
      </w:r>
      <w:r>
        <w:rPr>
          <w:rStyle w:val="37"/>
          <w:color w:val="1F2328"/>
          <w:sz w:val="20"/>
          <w:szCs w:val="20"/>
        </w:rPr>
        <w:t>,</w:t>
      </w:r>
      <w:r>
        <w:rPr>
          <w:color w:val="1F2328"/>
          <w:sz w:val="20"/>
          <w:szCs w:val="20"/>
        </w:rPr>
        <w:t xml:space="preserve">  </w:t>
      </w:r>
      <w:r>
        <w:rPr>
          <w:rStyle w:val="41"/>
          <w:color w:val="1F2328"/>
          <w:sz w:val="20"/>
          <w:szCs w:val="20"/>
        </w:rPr>
        <w:t>// 发布者VM ID</w:t>
      </w:r>
    </w:p>
    <w:p w14:paraId="2623B571">
      <w:pPr>
        <w:pStyle w:val="14"/>
        <w:rPr>
          <w:color w:val="1F2328"/>
          <w:sz w:val="20"/>
          <w:szCs w:val="20"/>
        </w:rPr>
      </w:pPr>
      <w:r>
        <w:rPr>
          <w:color w:val="1F2328"/>
          <w:sz w:val="20"/>
          <w:szCs w:val="20"/>
        </w:rPr>
        <w:t xml:space="preserve">    </w:t>
      </w:r>
      <w:r>
        <w:rPr>
          <w:rStyle w:val="36"/>
          <w:color w:val="1F2328"/>
          <w:sz w:val="20"/>
          <w:szCs w:val="20"/>
        </w:rPr>
        <w:t>key</w:t>
      </w:r>
      <w:r>
        <w:rPr>
          <w:rStyle w:val="37"/>
          <w:color w:val="1F2328"/>
          <w:sz w:val="20"/>
          <w:szCs w:val="20"/>
        </w:rPr>
        <w:t>:</w:t>
      </w:r>
      <w:r>
        <w:rPr>
          <w:color w:val="1F2328"/>
          <w:sz w:val="20"/>
          <w:szCs w:val="20"/>
        </w:rPr>
        <w:t xml:space="preserve"> </w:t>
      </w:r>
      <w:r>
        <w:rPr>
          <w:rStyle w:val="40"/>
          <w:color w:val="1F2328"/>
          <w:sz w:val="20"/>
          <w:szCs w:val="20"/>
        </w:rPr>
        <w:t>u64</w:t>
      </w:r>
      <w:r>
        <w:rPr>
          <w:rStyle w:val="37"/>
          <w:color w:val="1F2328"/>
          <w:sz w:val="20"/>
          <w:szCs w:val="20"/>
        </w:rPr>
        <w:t>,</w:t>
      </w:r>
      <w:r>
        <w:rPr>
          <w:color w:val="1F2328"/>
          <w:sz w:val="20"/>
          <w:szCs w:val="20"/>
        </w:rPr>
        <w:t xml:space="preserve">           </w:t>
      </w:r>
      <w:r>
        <w:rPr>
          <w:rStyle w:val="41"/>
          <w:color w:val="1F2328"/>
          <w:sz w:val="20"/>
          <w:szCs w:val="20"/>
        </w:rPr>
        <w:t>// 通道唯一标识</w:t>
      </w:r>
    </w:p>
    <w:p w14:paraId="42F46660">
      <w:pPr>
        <w:pStyle w:val="14"/>
        <w:rPr>
          <w:rFonts w:cs="宋体"/>
          <w:color w:val="1F2328"/>
          <w:sz w:val="20"/>
          <w:szCs w:val="20"/>
        </w:rPr>
      </w:pPr>
      <w:r>
        <w:rPr>
          <w:rStyle w:val="37"/>
          <w:color w:val="1F2328"/>
          <w:sz w:val="20"/>
          <w:szCs w:val="20"/>
        </w:rPr>
        <w:t>}</w:t>
      </w:r>
    </w:p>
    <w:p w14:paraId="35083ECD">
      <w:pPr>
        <w:pStyle w:val="15"/>
        <w:rPr>
          <w:rFonts w:ascii="Segoe UI" w:hAnsi="Segoe UI" w:cs="Segoe UI"/>
          <w:color w:val="1F2328"/>
          <w:szCs w:val="24"/>
        </w:rPr>
      </w:pPr>
      <w:r>
        <w:rPr>
          <w:rFonts w:ascii="Segoe UI" w:hAnsi="Segoe UI" w:cs="Segoe UI"/>
          <w:color w:val="1F2328"/>
        </w:rPr>
        <w:t>紧随其后的是可变长度的数据区域，供应用程序自定义协议使用。此设计保证了通信双方的身份可验证性。</w:t>
      </w:r>
    </w:p>
    <w:p w14:paraId="185E14B8">
      <w:pPr>
        <w:pStyle w:val="7"/>
      </w:pPr>
      <w:r>
        <w:t>读写同步原语与中断触发机制</w:t>
      </w:r>
    </w:p>
    <w:p w14:paraId="6C4D8CF1">
      <w:pPr>
        <w:pStyle w:val="15"/>
        <w:rPr>
          <w:rFonts w:ascii="Segoe UI" w:hAnsi="Segoe UI" w:cs="Segoe UI"/>
          <w:color w:val="1F2328"/>
          <w:szCs w:val="24"/>
        </w:rPr>
      </w:pPr>
      <w:r>
        <w:rPr>
          <w:rFonts w:ascii="Segoe UI" w:hAnsi="Segoe UI" w:cs="Segoe UI"/>
          <w:color w:val="1F2328"/>
        </w:rPr>
        <w:t>IVC本身不提供内置的同步机制，依赖客户机操作系统实现基于轮询或中断的通知机制：</w:t>
      </w:r>
    </w:p>
    <w:p w14:paraId="7624D8EE">
      <w:pPr>
        <w:widowControl/>
        <w:numPr>
          <w:ilvl w:val="0"/>
          <w:numId w:val="42"/>
        </w:numPr>
        <w:spacing w:before="100" w:beforeAutospacing="1" w:after="100" w:afterAutospacing="1"/>
        <w:jc w:val="left"/>
        <w:rPr>
          <w:rFonts w:ascii="Segoe UI" w:hAnsi="Segoe UI" w:cs="Segoe UI"/>
          <w:color w:val="1F2328"/>
        </w:rPr>
      </w:pPr>
      <w:r>
        <w:rPr>
          <w:rStyle w:val="19"/>
          <w:rFonts w:ascii="Segoe UI" w:hAnsi="Segoe UI" w:cs="Segoe UI"/>
          <w:color w:val="1F2328"/>
        </w:rPr>
        <w:t>写操作完成后</w:t>
      </w:r>
      <w:r>
        <w:rPr>
          <w:rFonts w:ascii="Segoe UI" w:hAnsi="Segoe UI" w:cs="Segoe UI"/>
          <w:color w:val="1F2328"/>
        </w:rPr>
        <w:t>，发布者可通过其他手段（如虚拟中断）通知订阅者有新数据到达。</w:t>
      </w:r>
    </w:p>
    <w:p w14:paraId="7EA32B80">
      <w:pPr>
        <w:widowControl/>
        <w:numPr>
          <w:ilvl w:val="0"/>
          <w:numId w:val="42"/>
        </w:numPr>
        <w:spacing w:before="60" w:after="100" w:afterAutospacing="1"/>
        <w:jc w:val="left"/>
        <w:rPr>
          <w:rFonts w:ascii="Segoe UI" w:hAnsi="Segoe UI" w:cs="Segoe UI"/>
          <w:color w:val="1F2328"/>
        </w:rPr>
      </w:pPr>
      <w:r>
        <w:rPr>
          <w:rStyle w:val="19"/>
          <w:rFonts w:ascii="Segoe UI" w:hAnsi="Segoe UI" w:cs="Segoe UI"/>
          <w:color w:val="1F2328"/>
        </w:rPr>
        <w:t>读操作前</w:t>
      </w:r>
      <w:r>
        <w:rPr>
          <w:rFonts w:ascii="Segoe UI" w:hAnsi="Segoe UI" w:cs="Segoe UI"/>
          <w:color w:val="1F2328"/>
        </w:rPr>
        <w:t>，订阅者应检查头部信息确认数据完整性。</w:t>
      </w:r>
    </w:p>
    <w:p w14:paraId="54C8D63E">
      <w:pPr>
        <w:widowControl/>
        <w:numPr>
          <w:ilvl w:val="0"/>
          <w:numId w:val="42"/>
        </w:numPr>
        <w:spacing w:afterAutospacing="1"/>
        <w:jc w:val="left"/>
        <w:rPr>
          <w:rFonts w:ascii="Segoe UI" w:hAnsi="Segoe UI" w:cs="Segoe UI"/>
          <w:color w:val="1F2328"/>
        </w:rPr>
      </w:pPr>
      <w:r>
        <w:rPr>
          <w:rFonts w:ascii="Segoe UI" w:hAnsi="Segoe UI" w:cs="Segoe UI"/>
          <w:color w:val="1F2328"/>
        </w:rPr>
        <w:t>实际中断触发逻辑通常集成在设备模拟层或专用中断控制器中，不在</w:t>
      </w:r>
      <w:r>
        <w:rPr>
          <w:rStyle w:val="22"/>
          <w:color w:val="1F2328"/>
          <w:szCs w:val="20"/>
        </w:rPr>
        <w:t>ivc.rs</w:t>
      </w:r>
      <w:r>
        <w:rPr>
          <w:rFonts w:ascii="Segoe UI" w:hAnsi="Segoe UI" w:cs="Segoe UI"/>
          <w:color w:val="1F2328"/>
        </w:rPr>
        <w:t>直接实现。</w:t>
      </w:r>
    </w:p>
    <w:p w14:paraId="37CFF565">
      <w:pPr>
        <w:pStyle w:val="15"/>
        <w:rPr>
          <w:rFonts w:ascii="Segoe UI" w:hAnsi="Segoe UI" w:cs="Segoe UI"/>
          <w:color w:val="1F2328"/>
        </w:rPr>
      </w:pPr>
      <w:r>
        <w:rPr>
          <w:rFonts w:ascii="Segoe UI" w:hAnsi="Segoe UI" w:cs="Segoe UI"/>
          <w:color w:val="1F2328"/>
        </w:rPr>
        <w:t>当最后一个订阅者取消订阅且通道已被撤销时，底层共享内存页会被自动释放（通过</w:t>
      </w:r>
      <w:r>
        <w:rPr>
          <w:rStyle w:val="22"/>
          <w:color w:val="1F2328"/>
          <w:szCs w:val="20"/>
        </w:rPr>
        <w:t>Drop</w:t>
      </w:r>
      <w:r>
        <w:rPr>
          <w:rStyle w:val="34"/>
          <w:rFonts w:ascii="Segoe UI" w:hAnsi="Segoe UI" w:cs="Segoe UI"/>
          <w:color w:val="1F2328"/>
        </w:rPr>
        <w:t> </w:t>
      </w:r>
      <w:r>
        <w:rPr>
          <w:rFonts w:ascii="Segoe UI" w:hAnsi="Segoe UI" w:cs="Segoe UI"/>
          <w:color w:val="1F2328"/>
        </w:rPr>
        <w:t>trait）。</w:t>
      </w:r>
    </w:p>
    <w:p w14:paraId="5310FAA3">
      <w:pPr>
        <w:pStyle w:val="7"/>
      </w:pPr>
      <w:r>
        <w:t>客户机镜像加载与ivc初始化</w:t>
      </w:r>
    </w:p>
    <w:p w14:paraId="4D6C1D2D">
      <w:pPr>
        <w:pStyle w:val="15"/>
        <w:rPr>
          <w:rFonts w:ascii="Segoe UI" w:hAnsi="Segoe UI" w:cs="Segoe UI"/>
          <w:color w:val="1F2328"/>
        </w:rPr>
      </w:pPr>
      <w:r>
        <w:rPr>
          <w:rStyle w:val="22"/>
          <w:color w:val="1F2328"/>
          <w:szCs w:val="20"/>
        </w:rPr>
        <w:t>images/mod.rs</w:t>
      </w:r>
      <w:r>
        <w:rPr>
          <w:rFonts w:ascii="Segoe UI" w:hAnsi="Segoe UI" w:cs="Segoe UI"/>
          <w:color w:val="1F2328"/>
        </w:rPr>
        <w:t>模块负责客户机内核及其他镜像文件的加载，虽然它本身不直接初始化IVC通道，但为IVC的运行奠定了基础环境。</w:t>
      </w:r>
    </w:p>
    <w:p w14:paraId="47A818A5">
      <w:pPr>
        <w:pStyle w:val="8"/>
      </w:pPr>
      <w:r>
        <w:t>镜像加载流程</w:t>
      </w:r>
    </w:p>
    <w:p w14:paraId="16C64EDB">
      <w:pPr>
        <w:widowControl/>
        <w:numPr>
          <w:ilvl w:val="0"/>
          <w:numId w:val="43"/>
        </w:numPr>
        <w:spacing w:beforeAutospacing="1" w:afterAutospacing="1"/>
        <w:jc w:val="left"/>
        <w:rPr>
          <w:rFonts w:ascii="Segoe UI" w:hAnsi="Segoe UI" w:cs="Segoe UI"/>
          <w:color w:val="1F2328"/>
          <w:sz w:val="24"/>
          <w:szCs w:val="24"/>
        </w:rPr>
      </w:pPr>
      <w:r>
        <w:rPr>
          <w:rStyle w:val="22"/>
          <w:color w:val="1F2328"/>
          <w:szCs w:val="20"/>
        </w:rPr>
        <w:t>ImageLoader::load()</w:t>
      </w:r>
      <w:r>
        <w:rPr>
          <w:rFonts w:ascii="Segoe UI" w:hAnsi="Segoe UI" w:cs="Segoe UI"/>
          <w:color w:val="1F2328"/>
        </w:rPr>
        <w:t>根据配置决定从内存还是文件系统加载镜像。</w:t>
      </w:r>
    </w:p>
    <w:p w14:paraId="50CBE406">
      <w:pPr>
        <w:widowControl/>
        <w:numPr>
          <w:ilvl w:val="0"/>
          <w:numId w:val="43"/>
        </w:numPr>
        <w:spacing w:before="60" w:after="100" w:afterAutospacing="1"/>
        <w:jc w:val="left"/>
        <w:rPr>
          <w:rFonts w:ascii="Segoe UI" w:hAnsi="Segoe UI" w:cs="Segoe UI"/>
          <w:color w:val="1F2328"/>
        </w:rPr>
      </w:pPr>
      <w:r>
        <w:rPr>
          <w:rFonts w:ascii="Segoe UI" w:hAnsi="Segoe UI" w:cs="Segoe UI"/>
          <w:color w:val="1F2328"/>
        </w:rPr>
        <w:t>支持加载内核、BIOS、DTB（设备树）和ramdisk等组件。</w:t>
      </w:r>
    </w:p>
    <w:p w14:paraId="38F7AA6C">
      <w:pPr>
        <w:widowControl/>
        <w:numPr>
          <w:ilvl w:val="0"/>
          <w:numId w:val="43"/>
        </w:numPr>
        <w:spacing w:afterAutospacing="1"/>
        <w:jc w:val="left"/>
        <w:rPr>
          <w:rFonts w:ascii="Segoe UI" w:hAnsi="Segoe UI" w:cs="Segoe UI"/>
          <w:color w:val="1F2328"/>
        </w:rPr>
      </w:pPr>
      <w:r>
        <w:rPr>
          <w:rFonts w:ascii="Segoe UI" w:hAnsi="Segoe UI" w:cs="Segoe UI"/>
          <w:color w:val="1F2328"/>
        </w:rPr>
        <w:t>所有镜像被复制到客户机的主内存区域（</w:t>
      </w:r>
      <w:r>
        <w:rPr>
          <w:rStyle w:val="22"/>
          <w:color w:val="1F2328"/>
          <w:szCs w:val="20"/>
        </w:rPr>
        <w:t>VMMemoryRegion</w:t>
      </w:r>
      <w:r>
        <w:rPr>
          <w:rFonts w:ascii="Segoe UI" w:hAnsi="Segoe UI" w:cs="Segoe UI"/>
          <w:color w:val="1F2328"/>
        </w:rPr>
        <w:t>），并通过缓存清理确保一致性。</w:t>
      </w:r>
    </w:p>
    <w:p w14:paraId="1051CED3">
      <w:pPr>
        <w:pStyle w:val="8"/>
      </w:pPr>
      <w:r>
        <w:t>IVC端点的暴露时机</w:t>
      </w:r>
    </w:p>
    <w:p w14:paraId="2D78231C">
      <w:pPr>
        <w:pStyle w:val="15"/>
        <w:rPr>
          <w:rFonts w:ascii="Segoe UI" w:hAnsi="Segoe UI" w:cs="Segoe UI"/>
          <w:color w:val="1F2328"/>
          <w:szCs w:val="24"/>
        </w:rPr>
      </w:pPr>
      <w:r>
        <w:rPr>
          <w:rFonts w:ascii="Segoe UI" w:hAnsi="Segoe UI" w:cs="Segoe UI"/>
          <w:color w:val="1F2328"/>
        </w:rPr>
        <w:t>IVC通道并非在镜像加载阶段创建，而是在客户机操作系统启动后，通过执行特定hypercall指令动态建立。典型流程如下：</w:t>
      </w:r>
    </w:p>
    <w:p w14:paraId="74E7B452">
      <w:pPr>
        <w:widowControl/>
        <w:numPr>
          <w:ilvl w:val="0"/>
          <w:numId w:val="44"/>
        </w:numPr>
        <w:spacing w:before="100" w:beforeAutospacing="1" w:after="100" w:afterAutospacing="1"/>
        <w:jc w:val="left"/>
        <w:rPr>
          <w:rFonts w:ascii="Segoe UI" w:hAnsi="Segoe UI" w:cs="Segoe UI"/>
          <w:color w:val="1F2328"/>
        </w:rPr>
      </w:pPr>
      <w:r>
        <w:rPr>
          <w:rFonts w:ascii="Segoe UI" w:hAnsi="Segoe UI" w:cs="Segoe UI"/>
          <w:color w:val="1F2328"/>
        </w:rPr>
        <w:t>客户机操作系统完成基本初始化。</w:t>
      </w:r>
    </w:p>
    <w:p w14:paraId="77FDB51B">
      <w:pPr>
        <w:widowControl/>
        <w:numPr>
          <w:ilvl w:val="0"/>
          <w:numId w:val="44"/>
        </w:numPr>
        <w:spacing w:before="60" w:after="100" w:afterAutospacing="1"/>
        <w:jc w:val="left"/>
        <w:rPr>
          <w:rFonts w:ascii="Segoe UI" w:hAnsi="Segoe UI" w:cs="Segoe UI"/>
          <w:color w:val="1F2328"/>
        </w:rPr>
      </w:pPr>
      <w:r>
        <w:rPr>
          <w:rFonts w:ascii="Segoe UI" w:hAnsi="Segoe UI" w:cs="Segoe UI"/>
          <w:color w:val="1F2328"/>
        </w:rPr>
        <w:t>用户空间服务或驱动程序决定与其他VM通信。</w:t>
      </w:r>
    </w:p>
    <w:p w14:paraId="5B19CECF">
      <w:pPr>
        <w:widowControl/>
        <w:numPr>
          <w:ilvl w:val="0"/>
          <w:numId w:val="44"/>
        </w:numPr>
        <w:spacing w:afterAutospacing="1"/>
        <w:jc w:val="left"/>
        <w:rPr>
          <w:rFonts w:ascii="Segoe UI" w:hAnsi="Segoe UI" w:cs="Segoe UI"/>
          <w:color w:val="1F2328"/>
        </w:rPr>
      </w:pPr>
      <w:r>
        <w:rPr>
          <w:rFonts w:ascii="Segoe UI" w:hAnsi="Segoe UI" w:cs="Segoe UI"/>
          <w:color w:val="1F2328"/>
        </w:rPr>
        <w:t>通过SBI（RISC-V）或SMCCC（AArch64）等标准接口陷入宿主机，发起</w:t>
      </w:r>
      <w:r>
        <w:rPr>
          <w:rStyle w:val="22"/>
          <w:color w:val="1F2328"/>
          <w:szCs w:val="20"/>
        </w:rPr>
        <w:t>HIVCPublishChannel</w:t>
      </w:r>
      <w:r>
        <w:rPr>
          <w:rFonts w:ascii="Segoe UI" w:hAnsi="Segoe UI" w:cs="Segoe UI"/>
          <w:color w:val="1F2328"/>
        </w:rPr>
        <w:t>或</w:t>
      </w:r>
      <w:r>
        <w:rPr>
          <w:rStyle w:val="22"/>
          <w:color w:val="1F2328"/>
          <w:szCs w:val="20"/>
        </w:rPr>
        <w:t>HIVCSubscribChannel</w:t>
      </w:r>
      <w:r>
        <w:rPr>
          <w:rFonts w:ascii="Segoe UI" w:hAnsi="Segoe UI" w:cs="Segoe UI"/>
          <w:color w:val="1F2328"/>
        </w:rPr>
        <w:t>调用。</w:t>
      </w:r>
    </w:p>
    <w:p w14:paraId="081FBABD">
      <w:pPr>
        <w:widowControl/>
        <w:numPr>
          <w:ilvl w:val="0"/>
          <w:numId w:val="44"/>
        </w:numPr>
        <w:spacing w:before="60" w:after="100" w:afterAutospacing="1"/>
        <w:jc w:val="left"/>
        <w:rPr>
          <w:rFonts w:ascii="Segoe UI" w:hAnsi="Segoe UI" w:cs="Segoe UI"/>
          <w:color w:val="1F2328"/>
        </w:rPr>
      </w:pPr>
      <w:r>
        <w:rPr>
          <w:rFonts w:ascii="Segoe UI" w:hAnsi="Segoe UI" w:cs="Segoe UI"/>
          <w:color w:val="1F2328"/>
        </w:rPr>
        <w:t>宿主机执行相应逻辑，完成通道建立或订阅。</w:t>
      </w:r>
    </w:p>
    <w:p w14:paraId="444B887A">
      <w:pPr>
        <w:pStyle w:val="15"/>
        <w:rPr>
          <w:rFonts w:ascii="Segoe UI" w:hAnsi="Segoe UI" w:cs="Segoe UI"/>
          <w:color w:val="1F2328"/>
        </w:rPr>
      </w:pPr>
      <w:r>
        <w:rPr>
          <w:rFonts w:ascii="Segoe UI" w:hAnsi="Segoe UI" w:cs="Segoe UI"/>
          <w:color w:val="1F2328"/>
        </w:rPr>
        <w:t>因此，</w:t>
      </w:r>
      <w:r>
        <w:rPr>
          <w:rStyle w:val="22"/>
          <w:color w:val="1F2328"/>
          <w:szCs w:val="20"/>
        </w:rPr>
        <w:t>images/mod.rs</w:t>
      </w:r>
      <w:r>
        <w:rPr>
          <w:rFonts w:ascii="Segoe UI" w:hAnsi="Segoe UI" w:cs="Segoe UI"/>
          <w:color w:val="1F2328"/>
        </w:rPr>
        <w:t>的作用是确保客户机具备执行这些hypercall的能力——即正确加载了支持IVC协议的内核或用户程序。</w:t>
      </w:r>
    </w:p>
    <w:p w14:paraId="2E289302">
      <w:pPr>
        <w:pStyle w:val="7"/>
      </w:pPr>
      <w:r>
        <w:t>安全边界与权限校验</w:t>
      </w:r>
    </w:p>
    <w:p w14:paraId="659C88EB">
      <w:pPr>
        <w:pStyle w:val="15"/>
        <w:rPr>
          <w:rFonts w:ascii="Segoe UI" w:hAnsi="Segoe UI" w:cs="Segoe UI"/>
          <w:color w:val="1F2328"/>
        </w:rPr>
      </w:pPr>
      <w:r>
        <w:rPr>
          <w:rFonts w:ascii="Segoe UI" w:hAnsi="Segoe UI" w:cs="Segoe UI"/>
          <w:color w:val="1F2328"/>
        </w:rPr>
        <w:t>整个通信机制设计遵循最小权限原则，关键安全措施包括：</w:t>
      </w:r>
    </w:p>
    <w:p w14:paraId="413D8D5E">
      <w:pPr>
        <w:widowControl/>
        <w:numPr>
          <w:ilvl w:val="0"/>
          <w:numId w:val="45"/>
        </w:numPr>
        <w:spacing w:beforeAutospacing="1" w:afterAutospacing="1"/>
        <w:jc w:val="left"/>
        <w:rPr>
          <w:rFonts w:ascii="Segoe UI" w:hAnsi="Segoe UI" w:cs="Segoe UI"/>
          <w:color w:val="1F2328"/>
        </w:rPr>
      </w:pPr>
      <w:r>
        <w:rPr>
          <w:rStyle w:val="19"/>
          <w:rFonts w:ascii="Segoe UI" w:hAnsi="Segoe UI" w:cs="Segoe UI"/>
          <w:color w:val="1F2328"/>
        </w:rPr>
        <w:t>调用码验证</w:t>
      </w:r>
      <w:r>
        <w:rPr>
          <w:rFonts w:ascii="Segoe UI" w:hAnsi="Segoe UI" w:cs="Segoe UI"/>
          <w:color w:val="1F2328"/>
        </w:rPr>
        <w:t>：</w:t>
      </w:r>
      <w:r>
        <w:rPr>
          <w:rStyle w:val="22"/>
          <w:color w:val="1F2328"/>
          <w:szCs w:val="20"/>
        </w:rPr>
        <w:t>HyperCall::new()</w:t>
      </w:r>
      <w:r>
        <w:rPr>
          <w:rFonts w:ascii="Segoe UI" w:hAnsi="Segoe UI" w:cs="Segoe UI"/>
          <w:color w:val="1F2328"/>
        </w:rPr>
        <w:t>确保只有预定义的</w:t>
      </w:r>
      <w:r>
        <w:rPr>
          <w:rStyle w:val="22"/>
          <w:color w:val="1F2328"/>
          <w:szCs w:val="20"/>
        </w:rPr>
        <w:t>HyperCallCode</w:t>
      </w:r>
      <w:r>
        <w:rPr>
          <w:rFonts w:ascii="Segoe UI" w:hAnsi="Segoe UI" w:cs="Segoe UI"/>
          <w:color w:val="1F2328"/>
        </w:rPr>
        <w:t>值被接受。</w:t>
      </w:r>
    </w:p>
    <w:p w14:paraId="71651B7F">
      <w:pPr>
        <w:widowControl/>
        <w:numPr>
          <w:ilvl w:val="0"/>
          <w:numId w:val="45"/>
        </w:numPr>
        <w:spacing w:afterAutospacing="1"/>
        <w:jc w:val="left"/>
        <w:rPr>
          <w:rFonts w:ascii="Segoe UI" w:hAnsi="Segoe UI" w:cs="Segoe UI"/>
          <w:color w:val="1F2328"/>
        </w:rPr>
      </w:pPr>
      <w:r>
        <w:rPr>
          <w:rStyle w:val="19"/>
          <w:rFonts w:ascii="Segoe UI" w:hAnsi="Segoe UI" w:cs="Segoe UI"/>
          <w:color w:val="1F2328"/>
        </w:rPr>
        <w:t>所有权检查</w:t>
      </w:r>
      <w:r>
        <w:rPr>
          <w:rFonts w:ascii="Segoe UI" w:hAnsi="Segoe UI" w:cs="Segoe UI"/>
          <w:color w:val="1F2328"/>
        </w:rPr>
        <w:t>：</w:t>
      </w:r>
      <w:r>
        <w:rPr>
          <w:rStyle w:val="22"/>
          <w:color w:val="1F2328"/>
          <w:szCs w:val="20"/>
        </w:rPr>
        <w:t>HIVCUnPublishChannel</w:t>
      </w:r>
      <w:r>
        <w:rPr>
          <w:rFonts w:ascii="Segoe UI" w:hAnsi="Segoe UI" w:cs="Segoe UI"/>
          <w:color w:val="1F2328"/>
        </w:rPr>
        <w:t>只能由原始发布者调用。</w:t>
      </w:r>
    </w:p>
    <w:p w14:paraId="4EDCDADC">
      <w:pPr>
        <w:widowControl/>
        <w:numPr>
          <w:ilvl w:val="0"/>
          <w:numId w:val="45"/>
        </w:numPr>
        <w:spacing w:afterAutospacing="1"/>
        <w:jc w:val="left"/>
        <w:rPr>
          <w:rFonts w:ascii="Segoe UI" w:hAnsi="Segoe UI" w:cs="Segoe UI"/>
          <w:color w:val="1F2328"/>
        </w:rPr>
      </w:pPr>
      <w:r>
        <w:rPr>
          <w:rStyle w:val="19"/>
          <w:rFonts w:ascii="Segoe UI" w:hAnsi="Segoe UI" w:cs="Segoe UI"/>
          <w:color w:val="1F2328"/>
        </w:rPr>
        <w:t>访问控制</w:t>
      </w:r>
      <w:r>
        <w:rPr>
          <w:rFonts w:ascii="Segoe UI" w:hAnsi="Segoe UI" w:cs="Segoe UI"/>
          <w:color w:val="1F2328"/>
        </w:rPr>
        <w:t>：</w:t>
      </w:r>
      <w:r>
        <w:rPr>
          <w:rStyle w:val="22"/>
          <w:color w:val="1F2328"/>
          <w:szCs w:val="20"/>
        </w:rPr>
        <w:t>HIVCSubscribChannel</w:t>
      </w:r>
      <w:r>
        <w:rPr>
          <w:rFonts w:ascii="Segoe UI" w:hAnsi="Segoe UI" w:cs="Segoe UI"/>
          <w:color w:val="1F2328"/>
        </w:rPr>
        <w:t>要求明确指定发布者VM ID和密钥，防止任意访问。</w:t>
      </w:r>
    </w:p>
    <w:p w14:paraId="09C5105A">
      <w:pPr>
        <w:widowControl/>
        <w:numPr>
          <w:ilvl w:val="0"/>
          <w:numId w:val="45"/>
        </w:numPr>
        <w:spacing w:before="60" w:after="100" w:afterAutospacing="1"/>
        <w:jc w:val="left"/>
        <w:rPr>
          <w:rFonts w:ascii="Segoe UI" w:hAnsi="Segoe UI" w:cs="Segoe UI"/>
          <w:color w:val="1F2328"/>
        </w:rPr>
      </w:pPr>
      <w:r>
        <w:rPr>
          <w:rStyle w:val="19"/>
          <w:rFonts w:ascii="Segoe UI" w:hAnsi="Segoe UI" w:cs="Segoe UI"/>
          <w:color w:val="1F2328"/>
        </w:rPr>
        <w:t>资源隔离</w:t>
      </w:r>
      <w:r>
        <w:rPr>
          <w:rFonts w:ascii="Segoe UI" w:hAnsi="Segoe UI" w:cs="Segoe UI"/>
          <w:color w:val="1F2328"/>
        </w:rPr>
        <w:t>：每个IVC通道的共享内存独立分配，避免越界访问。</w:t>
      </w:r>
    </w:p>
    <w:p w14:paraId="68110BC8">
      <w:pPr>
        <w:widowControl/>
        <w:numPr>
          <w:ilvl w:val="0"/>
          <w:numId w:val="45"/>
        </w:numPr>
        <w:spacing w:afterAutospacing="1"/>
        <w:jc w:val="left"/>
        <w:rPr>
          <w:rFonts w:ascii="Segoe UI" w:hAnsi="Segoe UI" w:cs="Segoe UI"/>
          <w:color w:val="1F2328"/>
        </w:rPr>
      </w:pPr>
      <w:r>
        <w:rPr>
          <w:rStyle w:val="19"/>
          <w:rFonts w:ascii="Segoe UI" w:hAnsi="Segoe UI" w:cs="Segoe UI"/>
          <w:color w:val="1F2328"/>
        </w:rPr>
        <w:t>生命周期管理</w:t>
      </w:r>
      <w:r>
        <w:rPr>
          <w:rFonts w:ascii="Segoe UI" w:hAnsi="Segoe UI" w:cs="Segoe UI"/>
          <w:color w:val="1F2328"/>
        </w:rPr>
        <w:t>：利用Rust的RAII机制，在</w:t>
      </w:r>
      <w:r>
        <w:rPr>
          <w:rStyle w:val="22"/>
          <w:color w:val="1F2328"/>
          <w:szCs w:val="20"/>
        </w:rPr>
        <w:t>IVCChannel</w:t>
      </w:r>
      <w:r>
        <w:rPr>
          <w:rFonts w:ascii="Segoe UI" w:hAnsi="Segoe UI" w:cs="Segoe UI"/>
          <w:color w:val="1F2328"/>
        </w:rPr>
        <w:t>析构时自动释放物理内存。</w:t>
      </w:r>
    </w:p>
    <w:p w14:paraId="70FDF59C">
      <w:pPr>
        <w:pStyle w:val="15"/>
        <w:rPr>
          <w:rFonts w:ascii="Segoe UI" w:hAnsi="Segoe UI" w:cs="Segoe UI"/>
          <w:color w:val="1F2328"/>
        </w:rPr>
      </w:pPr>
      <w:r>
        <w:rPr>
          <w:rFonts w:ascii="Segoe UI" w:hAnsi="Segoe UI" w:cs="Segoe UI"/>
          <w:color w:val="1F2328"/>
        </w:rPr>
        <w:t>此外，共享内存映射时设置了</w:t>
      </w:r>
      <w:r>
        <w:rPr>
          <w:rStyle w:val="22"/>
          <w:color w:val="1F2328"/>
          <w:szCs w:val="20"/>
        </w:rPr>
        <w:t>READ \| WRITE</w:t>
      </w:r>
      <w:r>
        <w:rPr>
          <w:rFonts w:ascii="Segoe UI" w:hAnsi="Segoe UI" w:cs="Segoe UI"/>
          <w:color w:val="1F2328"/>
        </w:rPr>
        <w:t>权限标志，禁止执行权限，防范代码注入攻击。</w:t>
      </w:r>
    </w:p>
    <w:p w14:paraId="6B3D5703">
      <w:pPr>
        <w:pStyle w:val="2"/>
      </w:pPr>
    </w:p>
    <w:p w14:paraId="76663B76">
      <w:pPr>
        <w:pStyle w:val="6"/>
      </w:pPr>
      <w:r>
        <w:t>配置管理API</w:t>
      </w:r>
    </w:p>
    <w:p w14:paraId="20087BFA">
      <w:pPr>
        <w:pStyle w:val="7"/>
      </w:pPr>
      <w:r>
        <w:t>核心组件</w:t>
      </w:r>
    </w:p>
    <w:p w14:paraId="0088E045">
      <w:pPr>
        <w:pStyle w:val="15"/>
        <w:rPr>
          <w:rFonts w:ascii="Segoe UI" w:hAnsi="Segoe UI" w:cs="Segoe UI"/>
          <w:color w:val="1F2328"/>
        </w:rPr>
      </w:pPr>
      <w:r>
        <w:rPr>
          <w:rStyle w:val="22"/>
          <w:color w:val="1F2328"/>
          <w:szCs w:val="20"/>
        </w:rPr>
        <w:t>AxVMCrateConfig</w:t>
      </w:r>
      <w:r>
        <w:rPr>
          <w:rFonts w:ascii="Segoe UI" w:hAnsi="Segoe UI" w:cs="Segoe UI"/>
          <w:color w:val="1F2328"/>
        </w:rPr>
        <w:t>是虚拟机配置的核心数据结构，由</w:t>
      </w:r>
      <w:r>
        <w:rPr>
          <w:rStyle w:val="22"/>
          <w:color w:val="1F2328"/>
          <w:szCs w:val="20"/>
        </w:rPr>
        <w:t>AxVMConfig</w:t>
      </w:r>
      <w:r>
        <w:rPr>
          <w:rFonts w:ascii="Segoe UI" w:hAnsi="Segoe UI" w:cs="Segoe UI"/>
          <w:color w:val="1F2328"/>
        </w:rPr>
        <w:t>和其他子配置组成。它通过</w:t>
      </w:r>
      <w:r>
        <w:rPr>
          <w:rStyle w:val="22"/>
          <w:color w:val="1F2328"/>
          <w:szCs w:val="20"/>
        </w:rPr>
        <w:t>from_toml</w:t>
      </w:r>
      <w:r>
        <w:rPr>
          <w:rFonts w:ascii="Segoe UI" w:hAnsi="Segoe UI" w:cs="Segoe UI"/>
          <w:color w:val="1F2328"/>
        </w:rPr>
        <w:t>方法从TOML字符串解析而来，并在初始化过程中被转换为运行时可用的</w:t>
      </w:r>
      <w:r>
        <w:rPr>
          <w:rStyle w:val="22"/>
          <w:color w:val="1F2328"/>
          <w:szCs w:val="20"/>
        </w:rPr>
        <w:t>AxVMConfig</w:t>
      </w:r>
      <w:r>
        <w:rPr>
          <w:rFonts w:ascii="Segoe UI" w:hAnsi="Segoe UI" w:cs="Segoe UI"/>
          <w:color w:val="1F2328"/>
        </w:rPr>
        <w:t>。</w:t>
      </w:r>
      <w:r>
        <w:rPr>
          <w:rStyle w:val="22"/>
          <w:color w:val="1F2328"/>
          <w:szCs w:val="20"/>
        </w:rPr>
        <w:t>PassThroughDeviceConfig</w:t>
      </w:r>
      <w:r>
        <w:rPr>
          <w:rFonts w:ascii="Segoe UI" w:hAnsi="Segoe UI" w:cs="Segoe UI"/>
          <w:color w:val="1F2328"/>
        </w:rPr>
        <w:t>用于描述直通设备，而</w:t>
      </w:r>
      <w:r>
        <w:rPr>
          <w:rStyle w:val="22"/>
          <w:color w:val="1F2328"/>
          <w:szCs w:val="20"/>
        </w:rPr>
        <w:t>VmMemMappingType</w:t>
      </w:r>
      <w:r>
        <w:rPr>
          <w:rFonts w:ascii="Segoe UI" w:hAnsi="Segoe UI" w:cs="Segoe UI"/>
          <w:color w:val="1F2328"/>
        </w:rPr>
        <w:t>则定义了内存区域的映射方式（分配或直接映射）。</w:t>
      </w:r>
    </w:p>
    <w:p w14:paraId="1A446066">
      <w:pPr>
        <w:pStyle w:val="7"/>
      </w:pPr>
      <w:r>
        <w:t>架构概述</w:t>
      </w:r>
    </w:p>
    <w:p w14:paraId="4C32EBAA">
      <w:pPr>
        <w:pStyle w:val="15"/>
        <w:rPr>
          <w:rFonts w:ascii="Segoe UI" w:hAnsi="Segoe UI" w:cs="Segoe UI"/>
          <w:color w:val="1F2328"/>
        </w:rPr>
      </w:pPr>
      <w:r>
        <w:rPr>
          <w:rFonts w:ascii="Segoe UI" w:hAnsi="Segoe UI" w:cs="Segoe UI"/>
          <w:color w:val="1F2328"/>
        </w:rPr>
        <w:t>系统启动时，</w:t>
      </w:r>
      <w:r>
        <w:rPr>
          <w:rStyle w:val="22"/>
          <w:color w:val="1F2328"/>
          <w:szCs w:val="20"/>
        </w:rPr>
        <w:t>build.rs</w:t>
      </w:r>
      <w:r>
        <w:rPr>
          <w:rFonts w:ascii="Segoe UI" w:hAnsi="Segoe UI" w:cs="Segoe UI"/>
          <w:color w:val="1F2328"/>
        </w:rPr>
        <w:t>根据环境变量</w:t>
      </w:r>
      <w:r>
        <w:rPr>
          <w:rStyle w:val="22"/>
          <w:color w:val="1F2328"/>
          <w:szCs w:val="20"/>
        </w:rPr>
        <w:t>AXVISOR_VM_CONFIGS</w:t>
      </w:r>
      <w:r>
        <w:rPr>
          <w:rFonts w:ascii="Segoe UI" w:hAnsi="Segoe UI" w:cs="Segoe UI"/>
          <w:color w:val="1F2328"/>
        </w:rPr>
        <w:t>读取TOML配置文件，将其内容嵌入到生成的</w:t>
      </w:r>
      <w:r>
        <w:rPr>
          <w:rStyle w:val="22"/>
          <w:color w:val="1F2328"/>
          <w:szCs w:val="20"/>
        </w:rPr>
        <w:t>vm_configs.rs</w:t>
      </w:r>
      <w:r>
        <w:rPr>
          <w:rFonts w:ascii="Segoe UI" w:hAnsi="Segoe UI" w:cs="Segoe UI"/>
          <w:color w:val="1F2328"/>
        </w:rPr>
        <w:t>中。运行时，</w:t>
      </w:r>
      <w:r>
        <w:rPr>
          <w:rStyle w:val="22"/>
          <w:color w:val="1F2328"/>
          <w:szCs w:val="20"/>
        </w:rPr>
        <w:t>config::static_vm_configs()</w:t>
      </w:r>
      <w:r>
        <w:rPr>
          <w:rFonts w:ascii="Segoe UI" w:hAnsi="Segoe UI" w:cs="Segoe UI"/>
          <w:color w:val="1F2328"/>
        </w:rPr>
        <w:t>函数返回这些预加载的配置字符串。</w:t>
      </w:r>
      <w:r>
        <w:rPr>
          <w:rStyle w:val="22"/>
          <w:color w:val="1F2328"/>
          <w:szCs w:val="20"/>
        </w:rPr>
        <w:t>init_guest_vms()</w:t>
      </w:r>
      <w:r>
        <w:rPr>
          <w:rFonts w:ascii="Segoe UI" w:hAnsi="Segoe UI" w:cs="Segoe UI"/>
          <w:color w:val="1F2328"/>
        </w:rPr>
        <w:t>函数遍历这些配置，创建并初始化虚拟机实例，处理DTB覆盖和内存分配。</w:t>
      </w:r>
    </w:p>
    <w:p w14:paraId="431748E6">
      <w:pPr>
        <w:pStyle w:val="7"/>
      </w:pPr>
      <w:r>
        <w:t>AxVMCrateConfig 结构分析</w:t>
      </w:r>
    </w:p>
    <w:p w14:paraId="6F546D1A">
      <w:pPr>
        <w:pStyle w:val="15"/>
        <w:rPr>
          <w:rFonts w:ascii="Segoe UI" w:hAnsi="Segoe UI" w:cs="Segoe UI"/>
          <w:color w:val="1F2328"/>
          <w:szCs w:val="24"/>
        </w:rPr>
      </w:pPr>
      <w:r>
        <w:rPr>
          <w:rFonts w:ascii="Segoe UI" w:hAnsi="Segoe UI" w:cs="Segoe UI"/>
          <w:color w:val="1F2328"/>
        </w:rPr>
        <w:t>该结构体封装了虚拟机的所有配置信息，包括基础信息、内核设置和设备规范。</w:t>
      </w:r>
    </w:p>
    <w:p w14:paraId="14EA7E93">
      <w:pPr>
        <w:pStyle w:val="8"/>
      </w:pPr>
      <w:r>
        <w:t>配置字段语义与约束</w:t>
      </w:r>
    </w:p>
    <w:tbl>
      <w:tblPr>
        <w:tblStyle w:val="16"/>
        <w:tblW w:w="0" w:type="auto"/>
        <w:tblInd w:w="0" w:type="dxa"/>
        <w:tblLayout w:type="autofit"/>
        <w:tblCellMar>
          <w:top w:w="15" w:type="dxa"/>
          <w:left w:w="15" w:type="dxa"/>
          <w:bottom w:w="15" w:type="dxa"/>
          <w:right w:w="15" w:type="dxa"/>
        </w:tblCellMar>
      </w:tblPr>
      <w:tblGrid>
        <w:gridCol w:w="2911"/>
        <w:gridCol w:w="1871"/>
        <w:gridCol w:w="3914"/>
      </w:tblGrid>
      <w:tr w14:paraId="44725E43">
        <w:tblPrEx>
          <w:tblCellMar>
            <w:top w:w="15" w:type="dxa"/>
            <w:left w:w="15" w:type="dxa"/>
            <w:bottom w:w="15" w:type="dxa"/>
            <w:right w:w="15" w:type="dxa"/>
          </w:tblCellMar>
        </w:tblPrEx>
        <w:trPr>
          <w:tblHeader/>
        </w:trPr>
        <w:tc>
          <w:tcPr>
            <w:tcW w:w="0" w:type="auto"/>
            <w:tcMar>
              <w:top w:w="90" w:type="dxa"/>
              <w:left w:w="195" w:type="dxa"/>
              <w:bottom w:w="90" w:type="dxa"/>
              <w:right w:w="195" w:type="dxa"/>
            </w:tcMar>
            <w:vAlign w:val="center"/>
          </w:tcPr>
          <w:p w14:paraId="03069842">
            <w:pPr>
              <w:rPr>
                <w:rFonts w:ascii="宋体" w:hAnsi="宋体" w:cs="宋体"/>
                <w:b/>
                <w:bCs/>
              </w:rPr>
            </w:pPr>
            <w:r>
              <w:rPr>
                <w:b/>
                <w:bCs/>
              </w:rPr>
              <w:t>字段</w:t>
            </w:r>
          </w:p>
        </w:tc>
        <w:tc>
          <w:tcPr>
            <w:tcW w:w="0" w:type="auto"/>
            <w:tcMar>
              <w:top w:w="90" w:type="dxa"/>
              <w:left w:w="195" w:type="dxa"/>
              <w:bottom w:w="90" w:type="dxa"/>
              <w:right w:w="195" w:type="dxa"/>
            </w:tcMar>
            <w:vAlign w:val="center"/>
          </w:tcPr>
          <w:p w14:paraId="2F0BE110">
            <w:pPr>
              <w:rPr>
                <w:b/>
                <w:bCs/>
              </w:rPr>
            </w:pPr>
            <w:r>
              <w:rPr>
                <w:b/>
                <w:bCs/>
              </w:rPr>
              <w:t>语义</w:t>
            </w:r>
          </w:p>
        </w:tc>
        <w:tc>
          <w:tcPr>
            <w:tcW w:w="0" w:type="auto"/>
            <w:tcMar>
              <w:top w:w="90" w:type="dxa"/>
              <w:left w:w="195" w:type="dxa"/>
              <w:bottom w:w="90" w:type="dxa"/>
              <w:right w:w="195" w:type="dxa"/>
            </w:tcMar>
            <w:vAlign w:val="center"/>
          </w:tcPr>
          <w:p w14:paraId="75C5E86C">
            <w:pPr>
              <w:rPr>
                <w:b/>
                <w:bCs/>
              </w:rPr>
            </w:pPr>
            <w:r>
              <w:rPr>
                <w:b/>
                <w:bCs/>
              </w:rPr>
              <w:t>默认值/约束</w:t>
            </w:r>
          </w:p>
        </w:tc>
      </w:tr>
      <w:tr w14:paraId="060D451A">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729700E3">
            <w:r>
              <w:rPr>
                <w:rStyle w:val="22"/>
                <w:szCs w:val="20"/>
              </w:rPr>
              <w:t>base.id</w:t>
            </w:r>
          </w:p>
        </w:tc>
        <w:tc>
          <w:tcPr>
            <w:tcW w:w="0" w:type="auto"/>
            <w:tcMar>
              <w:top w:w="90" w:type="dxa"/>
              <w:left w:w="195" w:type="dxa"/>
              <w:bottom w:w="90" w:type="dxa"/>
              <w:right w:w="195" w:type="dxa"/>
            </w:tcMar>
            <w:vAlign w:val="center"/>
          </w:tcPr>
          <w:p w14:paraId="2609E86C">
            <w:r>
              <w:t>虚拟机唯一标识符</w:t>
            </w:r>
          </w:p>
        </w:tc>
        <w:tc>
          <w:tcPr>
            <w:tcW w:w="0" w:type="auto"/>
            <w:tcMar>
              <w:top w:w="90" w:type="dxa"/>
              <w:left w:w="195" w:type="dxa"/>
              <w:bottom w:w="90" w:type="dxa"/>
              <w:right w:w="195" w:type="dxa"/>
            </w:tcMar>
            <w:vAlign w:val="center"/>
          </w:tcPr>
          <w:p w14:paraId="652636B2">
            <w:r>
              <w:t>必填，正整数</w:t>
            </w:r>
          </w:p>
        </w:tc>
      </w:tr>
      <w:tr w14:paraId="06ACF89B">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4620A247">
            <w:r>
              <w:rPr>
                <w:rStyle w:val="22"/>
                <w:szCs w:val="20"/>
              </w:rPr>
              <w:t>base.name</w:t>
            </w:r>
          </w:p>
        </w:tc>
        <w:tc>
          <w:tcPr>
            <w:tcW w:w="0" w:type="auto"/>
            <w:tcMar>
              <w:top w:w="90" w:type="dxa"/>
              <w:left w:w="195" w:type="dxa"/>
              <w:bottom w:w="90" w:type="dxa"/>
              <w:right w:w="195" w:type="dxa"/>
            </w:tcMar>
            <w:vAlign w:val="center"/>
          </w:tcPr>
          <w:p w14:paraId="6CFE6198">
            <w:r>
              <w:t>虚拟机名称</w:t>
            </w:r>
          </w:p>
        </w:tc>
        <w:tc>
          <w:tcPr>
            <w:tcW w:w="0" w:type="auto"/>
            <w:tcMar>
              <w:top w:w="90" w:type="dxa"/>
              <w:left w:w="195" w:type="dxa"/>
              <w:bottom w:w="90" w:type="dxa"/>
              <w:right w:w="195" w:type="dxa"/>
            </w:tcMar>
            <w:vAlign w:val="center"/>
          </w:tcPr>
          <w:p w14:paraId="75F30252">
            <w:r>
              <w:t>必填，字符串</w:t>
            </w:r>
          </w:p>
        </w:tc>
      </w:tr>
      <w:tr w14:paraId="12BC332F">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34CA0CAE">
            <w:r>
              <w:rPr>
                <w:rStyle w:val="22"/>
                <w:szCs w:val="20"/>
              </w:rPr>
              <w:t>base.cpu_num</w:t>
            </w:r>
          </w:p>
        </w:tc>
        <w:tc>
          <w:tcPr>
            <w:tcW w:w="0" w:type="auto"/>
            <w:tcMar>
              <w:top w:w="90" w:type="dxa"/>
              <w:left w:w="195" w:type="dxa"/>
              <w:bottom w:w="90" w:type="dxa"/>
              <w:right w:w="195" w:type="dxa"/>
            </w:tcMar>
            <w:vAlign w:val="center"/>
          </w:tcPr>
          <w:p w14:paraId="465535CB">
            <w:r>
              <w:t>虚拟CPU数量</w:t>
            </w:r>
          </w:p>
        </w:tc>
        <w:tc>
          <w:tcPr>
            <w:tcW w:w="0" w:type="auto"/>
            <w:tcMar>
              <w:top w:w="90" w:type="dxa"/>
              <w:left w:w="195" w:type="dxa"/>
              <w:bottom w:w="90" w:type="dxa"/>
              <w:right w:w="195" w:type="dxa"/>
            </w:tcMar>
            <w:vAlign w:val="center"/>
          </w:tcPr>
          <w:p w14:paraId="4DFD8AA1">
            <w:r>
              <w:t>必填，正整数</w:t>
            </w:r>
          </w:p>
        </w:tc>
      </w:tr>
      <w:tr w14:paraId="156DD2D3">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59044CBE">
            <w:r>
              <w:rPr>
                <w:rStyle w:val="22"/>
                <w:szCs w:val="20"/>
              </w:rPr>
              <w:t>kernel.entry_point</w:t>
            </w:r>
          </w:p>
        </w:tc>
        <w:tc>
          <w:tcPr>
            <w:tcW w:w="0" w:type="auto"/>
            <w:tcMar>
              <w:top w:w="90" w:type="dxa"/>
              <w:left w:w="195" w:type="dxa"/>
              <w:bottom w:w="90" w:type="dxa"/>
              <w:right w:w="195" w:type="dxa"/>
            </w:tcMar>
            <w:vAlign w:val="center"/>
          </w:tcPr>
          <w:p w14:paraId="1500F77B">
            <w:r>
              <w:t>内核入口点</w:t>
            </w:r>
          </w:p>
        </w:tc>
        <w:tc>
          <w:tcPr>
            <w:tcW w:w="0" w:type="auto"/>
            <w:tcMar>
              <w:top w:w="90" w:type="dxa"/>
              <w:left w:w="195" w:type="dxa"/>
              <w:bottom w:w="90" w:type="dxa"/>
              <w:right w:w="195" w:type="dxa"/>
            </w:tcMar>
            <w:vAlign w:val="center"/>
          </w:tcPr>
          <w:p w14:paraId="6122F715">
            <w:r>
              <w:t>必填，物理地址</w:t>
            </w:r>
          </w:p>
        </w:tc>
      </w:tr>
      <w:tr w14:paraId="7A213D96">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313D953C">
            <w:r>
              <w:rPr>
                <w:rStyle w:val="22"/>
                <w:szCs w:val="20"/>
              </w:rPr>
              <w:t>kernel.image_location</w:t>
            </w:r>
          </w:p>
        </w:tc>
        <w:tc>
          <w:tcPr>
            <w:tcW w:w="0" w:type="auto"/>
            <w:tcMar>
              <w:top w:w="90" w:type="dxa"/>
              <w:left w:w="195" w:type="dxa"/>
              <w:bottom w:w="90" w:type="dxa"/>
              <w:right w:w="195" w:type="dxa"/>
            </w:tcMar>
            <w:vAlign w:val="center"/>
          </w:tcPr>
          <w:p w14:paraId="2292FB8F">
            <w:r>
              <w:t>镜像位置</w:t>
            </w:r>
          </w:p>
        </w:tc>
        <w:tc>
          <w:tcPr>
            <w:tcW w:w="0" w:type="auto"/>
            <w:tcMar>
              <w:top w:w="90" w:type="dxa"/>
              <w:left w:w="195" w:type="dxa"/>
              <w:bottom w:w="90" w:type="dxa"/>
              <w:right w:w="195" w:type="dxa"/>
            </w:tcMar>
            <w:vAlign w:val="center"/>
          </w:tcPr>
          <w:p w14:paraId="7BC971D7">
            <w:r>
              <w:t>"memory" 或 "fs"</w:t>
            </w:r>
          </w:p>
        </w:tc>
      </w:tr>
      <w:tr w14:paraId="35507014">
        <w:tblPrEx>
          <w:tblCellMar>
            <w:top w:w="15" w:type="dxa"/>
            <w:left w:w="15" w:type="dxa"/>
            <w:bottom w:w="15" w:type="dxa"/>
            <w:right w:w="15" w:type="dxa"/>
          </w:tblCellMar>
        </w:tblPrEx>
        <w:tc>
          <w:tcPr>
            <w:tcW w:w="0" w:type="auto"/>
            <w:tcMar>
              <w:top w:w="90" w:type="dxa"/>
              <w:left w:w="195" w:type="dxa"/>
              <w:bottom w:w="90" w:type="dxa"/>
              <w:right w:w="195" w:type="dxa"/>
            </w:tcMar>
            <w:vAlign w:val="center"/>
          </w:tcPr>
          <w:p w14:paraId="6844A6B1">
            <w:r>
              <w:rPr>
                <w:rStyle w:val="22"/>
                <w:szCs w:val="20"/>
              </w:rPr>
              <w:t>kernel.memory_regions</w:t>
            </w:r>
          </w:p>
        </w:tc>
        <w:tc>
          <w:tcPr>
            <w:tcW w:w="0" w:type="auto"/>
            <w:tcMar>
              <w:top w:w="90" w:type="dxa"/>
              <w:left w:w="195" w:type="dxa"/>
              <w:bottom w:w="90" w:type="dxa"/>
              <w:right w:w="195" w:type="dxa"/>
            </w:tcMar>
            <w:vAlign w:val="center"/>
          </w:tcPr>
          <w:p w14:paraId="2CBBB03D">
            <w:r>
              <w:t>内存区域列表</w:t>
            </w:r>
          </w:p>
        </w:tc>
        <w:tc>
          <w:tcPr>
            <w:tcW w:w="0" w:type="auto"/>
            <w:tcMar>
              <w:top w:w="90" w:type="dxa"/>
              <w:left w:w="195" w:type="dxa"/>
              <w:bottom w:w="90" w:type="dxa"/>
              <w:right w:w="195" w:type="dxa"/>
            </w:tcMar>
            <w:vAlign w:val="center"/>
          </w:tcPr>
          <w:p w14:paraId="3764E921">
            <w:r>
              <w:t>每个区域包含基址、大小、标志和映射类型</w:t>
            </w:r>
          </w:p>
        </w:tc>
      </w:tr>
    </w:tbl>
    <w:p w14:paraId="602206F2">
      <w:pPr>
        <w:pStyle w:val="2"/>
      </w:pPr>
    </w:p>
    <w:p w14:paraId="66CBD800">
      <w:pPr>
        <w:pStyle w:val="2"/>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s New Roman'">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decorative"/>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2A116">
    <w:pPr>
      <w:pStyle w:val="12"/>
      <w:ind w:firstLine="360"/>
      <w:jc w:val="center"/>
    </w:pPr>
    <w:r>
      <w:fldChar w:fldCharType="begin"/>
    </w:r>
    <w:r>
      <w:rPr>
        <w:rStyle w:val="20"/>
      </w:rPr>
      <w:instrText xml:space="preserve"> PAGE </w:instrText>
    </w:r>
    <w:r>
      <w:fldChar w:fldCharType="separate"/>
    </w:r>
    <w:r>
      <w:rPr>
        <w:rStyle w:val="20"/>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AAD4C">
    <w:pPr>
      <w:pStyle w:val="12"/>
      <w:framePr w:wrap="around" w:vAnchor="text" w:hAnchor="margin" w:xAlign="right" w:y="1"/>
      <w:ind w:firstLine="360"/>
    </w:pPr>
    <w:r>
      <w:fldChar w:fldCharType="begin"/>
    </w:r>
    <w:r>
      <w:rPr>
        <w:rStyle w:val="20"/>
      </w:rPr>
      <w:instrText xml:space="preserve">PAGE  </w:instrText>
    </w:r>
    <w:r>
      <w:fldChar w:fldCharType="end"/>
    </w:r>
  </w:p>
  <w:p w14:paraId="66D8B0D1">
    <w:pPr>
      <w:pStyle w:val="1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2807E">
    <w:pPr>
      <w:pStyle w:val="1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C49A0">
    <w:pPr>
      <w:pStyle w:val="13"/>
      <w:ind w:firstLine="360"/>
    </w:pPr>
    <w:r>
      <w:rPr>
        <w:rFonts w:hint="eastAsia"/>
        <w:lang w:val="zh-CN"/>
      </w:rPr>
      <w:t>测试大纲</w:t>
    </w:r>
  </w:p>
  <w:p w14:paraId="2D999EAA">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811A7">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688A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93BF7"/>
    <w:multiLevelType w:val="singleLevel"/>
    <w:tmpl w:val="89F93BF7"/>
    <w:lvl w:ilvl="0" w:tentative="0">
      <w:start w:val="1"/>
      <w:numFmt w:val="decimal"/>
      <w:lvlText w:val="(%1)"/>
      <w:lvlJc w:val="left"/>
      <w:pPr>
        <w:ind w:left="425" w:hanging="425"/>
      </w:pPr>
      <w:rPr>
        <w:rFonts w:hint="default"/>
      </w:rPr>
    </w:lvl>
  </w:abstractNum>
  <w:abstractNum w:abstractNumId="1">
    <w:nsid w:val="8BB7C2C6"/>
    <w:multiLevelType w:val="multilevel"/>
    <w:tmpl w:val="8BB7C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3AFD5C"/>
    <w:multiLevelType w:val="singleLevel"/>
    <w:tmpl w:val="953AFD5C"/>
    <w:lvl w:ilvl="0" w:tentative="0">
      <w:start w:val="1"/>
      <w:numFmt w:val="bullet"/>
      <w:lvlText w:val=""/>
      <w:lvlJc w:val="left"/>
      <w:pPr>
        <w:ind w:left="420" w:hanging="420"/>
      </w:pPr>
      <w:rPr>
        <w:rFonts w:hint="default" w:ascii="Wingdings" w:hAnsi="Wingdings"/>
      </w:rPr>
    </w:lvl>
  </w:abstractNum>
  <w:abstractNum w:abstractNumId="3">
    <w:nsid w:val="95686990"/>
    <w:multiLevelType w:val="singleLevel"/>
    <w:tmpl w:val="95686990"/>
    <w:lvl w:ilvl="0" w:tentative="0">
      <w:start w:val="1"/>
      <w:numFmt w:val="bullet"/>
      <w:lvlText w:val=""/>
      <w:lvlJc w:val="left"/>
      <w:pPr>
        <w:ind w:left="420" w:hanging="420"/>
      </w:pPr>
      <w:rPr>
        <w:rFonts w:hint="default" w:ascii="Wingdings" w:hAnsi="Wingdings"/>
      </w:rPr>
    </w:lvl>
  </w:abstractNum>
  <w:abstractNum w:abstractNumId="4">
    <w:nsid w:val="97110ABC"/>
    <w:multiLevelType w:val="singleLevel"/>
    <w:tmpl w:val="97110ABC"/>
    <w:lvl w:ilvl="0" w:tentative="0">
      <w:start w:val="1"/>
      <w:numFmt w:val="bullet"/>
      <w:lvlText w:val=""/>
      <w:lvlJc w:val="left"/>
      <w:pPr>
        <w:ind w:left="420" w:hanging="420"/>
      </w:pPr>
      <w:rPr>
        <w:rFonts w:hint="default" w:ascii="Wingdings" w:hAnsi="Wingdings"/>
      </w:rPr>
    </w:lvl>
  </w:abstractNum>
  <w:abstractNum w:abstractNumId="5">
    <w:nsid w:val="A52D3587"/>
    <w:multiLevelType w:val="singleLevel"/>
    <w:tmpl w:val="A52D3587"/>
    <w:lvl w:ilvl="0" w:tentative="0">
      <w:start w:val="1"/>
      <w:numFmt w:val="bullet"/>
      <w:lvlText w:val=""/>
      <w:lvlJc w:val="left"/>
      <w:pPr>
        <w:ind w:left="420" w:hanging="420"/>
      </w:pPr>
      <w:rPr>
        <w:rFonts w:hint="default" w:ascii="Wingdings" w:hAnsi="Wingdings"/>
      </w:rPr>
    </w:lvl>
  </w:abstractNum>
  <w:abstractNum w:abstractNumId="6">
    <w:nsid w:val="B3FE79C7"/>
    <w:multiLevelType w:val="singleLevel"/>
    <w:tmpl w:val="B3FE79C7"/>
    <w:lvl w:ilvl="0" w:tentative="0">
      <w:start w:val="1"/>
      <w:numFmt w:val="decimal"/>
      <w:lvlText w:val="(%1)"/>
      <w:lvlJc w:val="left"/>
      <w:pPr>
        <w:ind w:left="425" w:hanging="425"/>
      </w:pPr>
      <w:rPr>
        <w:rFonts w:hint="default"/>
      </w:rPr>
    </w:lvl>
  </w:abstractNum>
  <w:abstractNum w:abstractNumId="7">
    <w:nsid w:val="BB3707A2"/>
    <w:multiLevelType w:val="singleLevel"/>
    <w:tmpl w:val="BB3707A2"/>
    <w:lvl w:ilvl="0" w:tentative="0">
      <w:start w:val="1"/>
      <w:numFmt w:val="bullet"/>
      <w:lvlText w:val=""/>
      <w:lvlJc w:val="left"/>
      <w:pPr>
        <w:ind w:left="420" w:hanging="420"/>
      </w:pPr>
      <w:rPr>
        <w:rFonts w:hint="default" w:ascii="Wingdings" w:hAnsi="Wingdings"/>
      </w:rPr>
    </w:lvl>
  </w:abstractNum>
  <w:abstractNum w:abstractNumId="8">
    <w:nsid w:val="C70D0465"/>
    <w:multiLevelType w:val="singleLevel"/>
    <w:tmpl w:val="C70D0465"/>
    <w:lvl w:ilvl="0" w:tentative="0">
      <w:start w:val="1"/>
      <w:numFmt w:val="decimal"/>
      <w:lvlText w:val="(%1)"/>
      <w:lvlJc w:val="left"/>
      <w:pPr>
        <w:ind w:left="425" w:hanging="425"/>
      </w:pPr>
      <w:rPr>
        <w:rFonts w:hint="default"/>
      </w:rPr>
    </w:lvl>
  </w:abstractNum>
  <w:abstractNum w:abstractNumId="9">
    <w:nsid w:val="C8F8EE43"/>
    <w:multiLevelType w:val="singleLevel"/>
    <w:tmpl w:val="C8F8EE43"/>
    <w:lvl w:ilvl="0" w:tentative="0">
      <w:start w:val="1"/>
      <w:numFmt w:val="bullet"/>
      <w:lvlText w:val=""/>
      <w:lvlJc w:val="left"/>
      <w:pPr>
        <w:ind w:left="420" w:hanging="420"/>
      </w:pPr>
      <w:rPr>
        <w:rFonts w:hint="default" w:ascii="Wingdings" w:hAnsi="Wingdings"/>
      </w:rPr>
    </w:lvl>
  </w:abstractNum>
  <w:abstractNum w:abstractNumId="10">
    <w:nsid w:val="C9AA09D6"/>
    <w:multiLevelType w:val="multilevel"/>
    <w:tmpl w:val="C9AA09D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D2F031FC"/>
    <w:multiLevelType w:val="singleLevel"/>
    <w:tmpl w:val="D2F031FC"/>
    <w:lvl w:ilvl="0" w:tentative="0">
      <w:start w:val="1"/>
      <w:numFmt w:val="bullet"/>
      <w:lvlText w:val=""/>
      <w:lvlJc w:val="left"/>
      <w:pPr>
        <w:ind w:left="420" w:hanging="420"/>
      </w:pPr>
      <w:rPr>
        <w:rFonts w:hint="default" w:ascii="Wingdings" w:hAnsi="Wingdings"/>
      </w:rPr>
    </w:lvl>
  </w:abstractNum>
  <w:abstractNum w:abstractNumId="12">
    <w:nsid w:val="E6F4EDC5"/>
    <w:multiLevelType w:val="singleLevel"/>
    <w:tmpl w:val="E6F4EDC5"/>
    <w:lvl w:ilvl="0" w:tentative="0">
      <w:start w:val="1"/>
      <w:numFmt w:val="decimal"/>
      <w:lvlText w:val="(%1)"/>
      <w:lvlJc w:val="left"/>
      <w:pPr>
        <w:ind w:left="425" w:hanging="425"/>
      </w:pPr>
      <w:rPr>
        <w:rFonts w:hint="default"/>
      </w:rPr>
    </w:lvl>
  </w:abstractNum>
  <w:abstractNum w:abstractNumId="13">
    <w:nsid w:val="F2B60199"/>
    <w:multiLevelType w:val="singleLevel"/>
    <w:tmpl w:val="F2B60199"/>
    <w:lvl w:ilvl="0" w:tentative="0">
      <w:start w:val="1"/>
      <w:numFmt w:val="bullet"/>
      <w:lvlText w:val=""/>
      <w:lvlJc w:val="left"/>
      <w:pPr>
        <w:ind w:left="420" w:hanging="420"/>
      </w:pPr>
      <w:rPr>
        <w:rFonts w:hint="default" w:ascii="Wingdings" w:hAnsi="Wingdings"/>
      </w:rPr>
    </w:lvl>
  </w:abstractNum>
  <w:abstractNum w:abstractNumId="14">
    <w:nsid w:val="F7C0C957"/>
    <w:multiLevelType w:val="singleLevel"/>
    <w:tmpl w:val="F7C0C957"/>
    <w:lvl w:ilvl="0" w:tentative="0">
      <w:start w:val="1"/>
      <w:numFmt w:val="bullet"/>
      <w:lvlText w:val=""/>
      <w:lvlJc w:val="left"/>
      <w:pPr>
        <w:ind w:left="420" w:hanging="420"/>
      </w:pPr>
      <w:rPr>
        <w:rFonts w:hint="default" w:ascii="Wingdings" w:hAnsi="Wingdings"/>
      </w:rPr>
    </w:lvl>
  </w:abstractNum>
  <w:abstractNum w:abstractNumId="15">
    <w:nsid w:val="FDB009C8"/>
    <w:multiLevelType w:val="singleLevel"/>
    <w:tmpl w:val="FDB009C8"/>
    <w:lvl w:ilvl="0" w:tentative="0">
      <w:start w:val="1"/>
      <w:numFmt w:val="bullet"/>
      <w:lvlText w:val=""/>
      <w:lvlJc w:val="left"/>
      <w:pPr>
        <w:ind w:left="420" w:hanging="420"/>
      </w:pPr>
      <w:rPr>
        <w:rFonts w:hint="default" w:ascii="Wingdings" w:hAnsi="Wingdings"/>
      </w:rPr>
    </w:lvl>
  </w:abstractNum>
  <w:abstractNum w:abstractNumId="16">
    <w:nsid w:val="01CE94B7"/>
    <w:multiLevelType w:val="multilevel"/>
    <w:tmpl w:val="01CE9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2204577"/>
    <w:multiLevelType w:val="multilevel"/>
    <w:tmpl w:val="022045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2B15E3F"/>
    <w:multiLevelType w:val="multilevel"/>
    <w:tmpl w:val="02B15E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610D8C6"/>
    <w:multiLevelType w:val="singleLevel"/>
    <w:tmpl w:val="0610D8C6"/>
    <w:lvl w:ilvl="0" w:tentative="0">
      <w:start w:val="1"/>
      <w:numFmt w:val="decimal"/>
      <w:lvlText w:val="(%1)"/>
      <w:lvlJc w:val="left"/>
      <w:pPr>
        <w:ind w:left="425" w:hanging="425"/>
      </w:pPr>
      <w:rPr>
        <w:rFonts w:hint="default"/>
      </w:rPr>
    </w:lvl>
  </w:abstractNum>
  <w:abstractNum w:abstractNumId="20">
    <w:nsid w:val="17D7515E"/>
    <w:multiLevelType w:val="singleLevel"/>
    <w:tmpl w:val="17D7515E"/>
    <w:lvl w:ilvl="0" w:tentative="0">
      <w:start w:val="1"/>
      <w:numFmt w:val="decimal"/>
      <w:lvlText w:val="(%1)"/>
      <w:lvlJc w:val="left"/>
      <w:pPr>
        <w:ind w:left="425" w:hanging="425"/>
      </w:pPr>
      <w:rPr>
        <w:rFonts w:hint="default"/>
      </w:rPr>
    </w:lvl>
  </w:abstractNum>
  <w:abstractNum w:abstractNumId="21">
    <w:nsid w:val="1F5E3153"/>
    <w:multiLevelType w:val="multilevel"/>
    <w:tmpl w:val="1F5E3153"/>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FEC6836"/>
    <w:multiLevelType w:val="multilevel"/>
    <w:tmpl w:val="1FEC68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Roman"/>
      <w:lvlText w:val="%2."/>
      <w:lvlJc w:val="righ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3784CE8"/>
    <w:multiLevelType w:val="multilevel"/>
    <w:tmpl w:val="33784C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42FFBC9"/>
    <w:multiLevelType w:val="singleLevel"/>
    <w:tmpl w:val="342FFBC9"/>
    <w:lvl w:ilvl="0" w:tentative="0">
      <w:start w:val="1"/>
      <w:numFmt w:val="decimal"/>
      <w:lvlText w:val="(%1)"/>
      <w:lvlJc w:val="left"/>
      <w:pPr>
        <w:ind w:left="425" w:hanging="425"/>
      </w:pPr>
      <w:rPr>
        <w:rFonts w:hint="default"/>
      </w:rPr>
    </w:lvl>
  </w:abstractNum>
  <w:abstractNum w:abstractNumId="25">
    <w:nsid w:val="34723245"/>
    <w:multiLevelType w:val="multilevel"/>
    <w:tmpl w:val="347232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D2619A5"/>
    <w:multiLevelType w:val="multilevel"/>
    <w:tmpl w:val="3D2619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F9F05F7"/>
    <w:multiLevelType w:val="multilevel"/>
    <w:tmpl w:val="3F9F05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206286A"/>
    <w:multiLevelType w:val="multilevel"/>
    <w:tmpl w:val="420628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274C54B"/>
    <w:multiLevelType w:val="singleLevel"/>
    <w:tmpl w:val="4274C54B"/>
    <w:lvl w:ilvl="0" w:tentative="0">
      <w:start w:val="1"/>
      <w:numFmt w:val="bullet"/>
      <w:lvlText w:val=""/>
      <w:lvlJc w:val="left"/>
      <w:pPr>
        <w:ind w:left="420" w:hanging="420"/>
      </w:pPr>
      <w:rPr>
        <w:rFonts w:hint="default" w:ascii="Wingdings" w:hAnsi="Wingdings"/>
      </w:rPr>
    </w:lvl>
  </w:abstractNum>
  <w:abstractNum w:abstractNumId="30">
    <w:nsid w:val="442FE5E5"/>
    <w:multiLevelType w:val="singleLevel"/>
    <w:tmpl w:val="442FE5E5"/>
    <w:lvl w:ilvl="0" w:tentative="0">
      <w:start w:val="1"/>
      <w:numFmt w:val="bullet"/>
      <w:lvlText w:val=""/>
      <w:lvlJc w:val="left"/>
      <w:pPr>
        <w:ind w:left="420" w:hanging="420"/>
      </w:pPr>
      <w:rPr>
        <w:rFonts w:hint="default" w:ascii="Wingdings" w:hAnsi="Wingdings"/>
      </w:rPr>
    </w:lvl>
  </w:abstractNum>
  <w:abstractNum w:abstractNumId="31">
    <w:nsid w:val="47E85EA8"/>
    <w:multiLevelType w:val="multilevel"/>
    <w:tmpl w:val="47E85E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D480BC7"/>
    <w:multiLevelType w:val="multilevel"/>
    <w:tmpl w:val="4D480B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D59064B"/>
    <w:multiLevelType w:val="multilevel"/>
    <w:tmpl w:val="4D5906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1AD7FD5"/>
    <w:multiLevelType w:val="singleLevel"/>
    <w:tmpl w:val="51AD7FD5"/>
    <w:lvl w:ilvl="0" w:tentative="0">
      <w:start w:val="1"/>
      <w:numFmt w:val="bullet"/>
      <w:lvlText w:val=""/>
      <w:lvlJc w:val="left"/>
      <w:pPr>
        <w:ind w:left="420" w:hanging="420"/>
      </w:pPr>
      <w:rPr>
        <w:rFonts w:hint="default" w:ascii="Wingdings" w:hAnsi="Wingdings"/>
      </w:rPr>
    </w:lvl>
  </w:abstractNum>
  <w:abstractNum w:abstractNumId="35">
    <w:nsid w:val="5402D23B"/>
    <w:multiLevelType w:val="singleLevel"/>
    <w:tmpl w:val="5402D23B"/>
    <w:lvl w:ilvl="0" w:tentative="0">
      <w:start w:val="1"/>
      <w:numFmt w:val="decimal"/>
      <w:lvlText w:val="(%1)"/>
      <w:lvlJc w:val="left"/>
      <w:pPr>
        <w:ind w:left="425" w:hanging="425"/>
      </w:pPr>
      <w:rPr>
        <w:rFonts w:hint="default"/>
      </w:rPr>
    </w:lvl>
  </w:abstractNum>
  <w:abstractNum w:abstractNumId="36">
    <w:nsid w:val="552E0898"/>
    <w:multiLevelType w:val="multilevel"/>
    <w:tmpl w:val="552E08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944D56D"/>
    <w:multiLevelType w:val="singleLevel"/>
    <w:tmpl w:val="5944D56D"/>
    <w:lvl w:ilvl="0" w:tentative="0">
      <w:start w:val="1"/>
      <w:numFmt w:val="bullet"/>
      <w:lvlText w:val=""/>
      <w:lvlJc w:val="left"/>
      <w:pPr>
        <w:ind w:left="420" w:hanging="420"/>
      </w:pPr>
      <w:rPr>
        <w:rFonts w:hint="default" w:ascii="Wingdings" w:hAnsi="Wingdings"/>
      </w:rPr>
    </w:lvl>
  </w:abstractNum>
  <w:abstractNum w:abstractNumId="38">
    <w:nsid w:val="75E81703"/>
    <w:multiLevelType w:val="multilevel"/>
    <w:tmpl w:val="75E81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Roman"/>
      <w:lvlText w:val="%2."/>
      <w:lvlJc w:val="righ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6036A9E"/>
    <w:multiLevelType w:val="multilevel"/>
    <w:tmpl w:val="76036A9E"/>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40">
    <w:nsid w:val="7B0F4EDA"/>
    <w:multiLevelType w:val="multilevel"/>
    <w:tmpl w:val="7B0F4E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D7C2CD7"/>
    <w:multiLevelType w:val="multilevel"/>
    <w:tmpl w:val="7D7C2C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E0730A7"/>
    <w:multiLevelType w:val="multilevel"/>
    <w:tmpl w:val="7E0730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EE44159"/>
    <w:multiLevelType w:val="multilevel"/>
    <w:tmpl w:val="7EE441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9"/>
  </w:num>
  <w:num w:numId="2">
    <w:abstractNumId w:val="10"/>
  </w:num>
  <w:num w:numId="3">
    <w:abstractNumId w:val="0"/>
  </w:num>
  <w:num w:numId="4">
    <w:abstractNumId w:val="24"/>
  </w:num>
  <w:num w:numId="5">
    <w:abstractNumId w:val="6"/>
  </w:num>
  <w:num w:numId="6">
    <w:abstractNumId w:val="8"/>
  </w:num>
  <w:num w:numId="7">
    <w:abstractNumId w:val="35"/>
  </w:num>
  <w:num w:numId="8">
    <w:abstractNumId w:val="19"/>
  </w:num>
  <w:num w:numId="9">
    <w:abstractNumId w:val="12"/>
  </w:num>
  <w:num w:numId="10">
    <w:abstractNumId w:val="20"/>
  </w:num>
  <w:num w:numId="11">
    <w:abstractNumId w:val="34"/>
  </w:num>
  <w:num w:numId="12">
    <w:abstractNumId w:val="11"/>
  </w:num>
  <w:num w:numId="13">
    <w:abstractNumId w:val="15"/>
  </w:num>
  <w:num w:numId="14">
    <w:abstractNumId w:val="14"/>
  </w:num>
  <w:num w:numId="15">
    <w:abstractNumId w:val="7"/>
  </w:num>
  <w:num w:numId="16">
    <w:abstractNumId w:val="9"/>
  </w:num>
  <w:num w:numId="17">
    <w:abstractNumId w:val="3"/>
  </w:num>
  <w:num w:numId="18">
    <w:abstractNumId w:val="13"/>
  </w:num>
  <w:num w:numId="19">
    <w:abstractNumId w:val="29"/>
  </w:num>
  <w:num w:numId="20">
    <w:abstractNumId w:val="5"/>
  </w:num>
  <w:num w:numId="21">
    <w:abstractNumId w:val="37"/>
  </w:num>
  <w:num w:numId="22">
    <w:abstractNumId w:val="4"/>
  </w:num>
  <w:num w:numId="23">
    <w:abstractNumId w:val="30"/>
  </w:num>
  <w:num w:numId="24">
    <w:abstractNumId w:val="2"/>
  </w:num>
  <w:num w:numId="25">
    <w:abstractNumId w:val="21"/>
  </w:num>
  <w:num w:numId="26">
    <w:abstractNumId w:val="41"/>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
  </w:num>
  <w:num w:numId="30">
    <w:abstractNumId w:val="22"/>
  </w:num>
  <w:num w:numId="31">
    <w:abstractNumId w:val="38"/>
  </w:num>
  <w:num w:numId="32">
    <w:abstractNumId w:val="43"/>
  </w:num>
  <w:num w:numId="33">
    <w:abstractNumId w:val="18"/>
  </w:num>
  <w:num w:numId="34">
    <w:abstractNumId w:val="26"/>
  </w:num>
  <w:num w:numId="35">
    <w:abstractNumId w:val="23"/>
  </w:num>
  <w:num w:numId="36">
    <w:abstractNumId w:val="36"/>
  </w:num>
  <w:num w:numId="37">
    <w:abstractNumId w:val="32"/>
  </w:num>
  <w:num w:numId="38">
    <w:abstractNumId w:val="25"/>
  </w:num>
  <w:num w:numId="39">
    <w:abstractNumId w:val="33"/>
  </w:num>
  <w:num w:numId="40">
    <w:abstractNumId w:val="31"/>
  </w:num>
  <w:num w:numId="41">
    <w:abstractNumId w:val="28"/>
  </w:num>
  <w:num w:numId="42">
    <w:abstractNumId w:val="40"/>
  </w:num>
  <w:num w:numId="43">
    <w:abstractNumId w:val="17"/>
  </w:num>
  <w:num w:numId="44">
    <w:abstractNumId w:val="27"/>
  </w:num>
  <w:num w:numId="45">
    <w:abstractNumId w:val="4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C56"/>
    <w:rsid w:val="0002017E"/>
    <w:rsid w:val="000D4504"/>
    <w:rsid w:val="00114850"/>
    <w:rsid w:val="00134B17"/>
    <w:rsid w:val="0018301E"/>
    <w:rsid w:val="00223B8E"/>
    <w:rsid w:val="0024641D"/>
    <w:rsid w:val="002B3CAC"/>
    <w:rsid w:val="004302D7"/>
    <w:rsid w:val="00496ABD"/>
    <w:rsid w:val="004C349B"/>
    <w:rsid w:val="004E001D"/>
    <w:rsid w:val="005E70A2"/>
    <w:rsid w:val="006344AE"/>
    <w:rsid w:val="00677C56"/>
    <w:rsid w:val="008B03B8"/>
    <w:rsid w:val="009E72C1"/>
    <w:rsid w:val="00A601AC"/>
    <w:rsid w:val="00AF29BD"/>
    <w:rsid w:val="00B077DA"/>
    <w:rsid w:val="00C71266"/>
    <w:rsid w:val="00DD105F"/>
    <w:rsid w:val="00E27763"/>
    <w:rsid w:val="00ED293D"/>
    <w:rsid w:val="00F741E1"/>
    <w:rsid w:val="578D6F4F"/>
    <w:rsid w:val="62D10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5"/>
    <w:qFormat/>
    <w:uiPriority w:val="9"/>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1"/>
    <w:link w:val="26"/>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27"/>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1"/>
    <w:link w:val="28"/>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29"/>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0"/>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31"/>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2"/>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12">
    <w:name w:val="footer"/>
    <w:basedOn w:val="1"/>
    <w:link w:val="24"/>
    <w:unhideWhenUsed/>
    <w:qFormat/>
    <w:uiPriority w:val="99"/>
    <w:pPr>
      <w:tabs>
        <w:tab w:val="center" w:pos="4153"/>
        <w:tab w:val="right" w:pos="8306"/>
      </w:tabs>
      <w:snapToGrid w:val="0"/>
      <w:jc w:val="left"/>
    </w:pPr>
    <w:rPr>
      <w:sz w:val="18"/>
      <w:szCs w:val="18"/>
    </w:rPr>
  </w:style>
  <w:style w:type="paragraph" w:styleId="13">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HTML Preformatted"/>
    <w:basedOn w:val="1"/>
    <w:link w:val="35"/>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5">
    <w:name w:val="Normal (Web)"/>
    <w:basedOn w:val="1"/>
    <w:unhideWhenUsed/>
    <w:uiPriority w:val="99"/>
    <w:rPr>
      <w:sz w:val="24"/>
    </w:rPr>
  </w:style>
  <w:style w:type="table" w:styleId="17">
    <w:name w:val="Table Grid"/>
    <w:basedOn w:val="16"/>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22"/>
    <w:rPr>
      <w:b/>
    </w:rPr>
  </w:style>
  <w:style w:type="character" w:styleId="20">
    <w:name w:val="page number"/>
    <w:basedOn w:val="18"/>
    <w:qFormat/>
    <w:uiPriority w:val="0"/>
  </w:style>
  <w:style w:type="character" w:styleId="21">
    <w:name w:val="Hyperlink"/>
    <w:basedOn w:val="18"/>
    <w:qFormat/>
    <w:uiPriority w:val="99"/>
    <w:rPr>
      <w:color w:val="0000FF"/>
      <w:u w:val="single"/>
    </w:rPr>
  </w:style>
  <w:style w:type="character" w:styleId="22">
    <w:name w:val="HTML Code"/>
    <w:basedOn w:val="18"/>
    <w:semiHidden/>
    <w:unhideWhenUsed/>
    <w:uiPriority w:val="99"/>
    <w:rPr>
      <w:rFonts w:ascii="Courier New" w:hAnsi="Courier New"/>
      <w:sz w:val="20"/>
    </w:rPr>
  </w:style>
  <w:style w:type="character" w:customStyle="1" w:styleId="23">
    <w:name w:val="页眉 字符"/>
    <w:basedOn w:val="18"/>
    <w:link w:val="13"/>
    <w:qFormat/>
    <w:uiPriority w:val="99"/>
    <w:rPr>
      <w:sz w:val="18"/>
      <w:szCs w:val="18"/>
    </w:rPr>
  </w:style>
  <w:style w:type="character" w:customStyle="1" w:styleId="24">
    <w:name w:val="页脚 字符"/>
    <w:basedOn w:val="18"/>
    <w:link w:val="12"/>
    <w:qFormat/>
    <w:uiPriority w:val="99"/>
    <w:rPr>
      <w:sz w:val="18"/>
      <w:szCs w:val="18"/>
    </w:rPr>
  </w:style>
  <w:style w:type="character" w:customStyle="1" w:styleId="25">
    <w:name w:val="标题 1 字符"/>
    <w:basedOn w:val="18"/>
    <w:link w:val="3"/>
    <w:qFormat/>
    <w:uiPriority w:val="9"/>
    <w:rPr>
      <w:b/>
      <w:bCs/>
      <w:kern w:val="44"/>
      <w:sz w:val="44"/>
      <w:szCs w:val="44"/>
    </w:rPr>
  </w:style>
  <w:style w:type="character" w:customStyle="1" w:styleId="26">
    <w:name w:val="标题 2 字符"/>
    <w:basedOn w:val="18"/>
    <w:link w:val="4"/>
    <w:qFormat/>
    <w:uiPriority w:val="9"/>
    <w:rPr>
      <w:rFonts w:asciiTheme="majorHAnsi" w:hAnsiTheme="majorHAnsi" w:eastAsiaTheme="majorEastAsia" w:cstheme="majorBidi"/>
      <w:b/>
      <w:bCs/>
      <w:sz w:val="32"/>
      <w:szCs w:val="32"/>
    </w:rPr>
  </w:style>
  <w:style w:type="character" w:customStyle="1" w:styleId="27">
    <w:name w:val="标题 3 字符"/>
    <w:basedOn w:val="18"/>
    <w:link w:val="5"/>
    <w:qFormat/>
    <w:uiPriority w:val="9"/>
    <w:rPr>
      <w:b/>
      <w:bCs/>
      <w:sz w:val="32"/>
      <w:szCs w:val="32"/>
    </w:rPr>
  </w:style>
  <w:style w:type="character" w:customStyle="1" w:styleId="28">
    <w:name w:val="标题 4 字符"/>
    <w:basedOn w:val="18"/>
    <w:link w:val="6"/>
    <w:qFormat/>
    <w:uiPriority w:val="9"/>
    <w:rPr>
      <w:rFonts w:asciiTheme="majorHAnsi" w:hAnsiTheme="majorHAnsi" w:eastAsiaTheme="majorEastAsia" w:cstheme="majorBidi"/>
      <w:b/>
      <w:bCs/>
      <w:sz w:val="28"/>
      <w:szCs w:val="28"/>
    </w:rPr>
  </w:style>
  <w:style w:type="character" w:customStyle="1" w:styleId="29">
    <w:name w:val="标题 5 字符"/>
    <w:basedOn w:val="18"/>
    <w:link w:val="7"/>
    <w:qFormat/>
    <w:uiPriority w:val="9"/>
    <w:rPr>
      <w:b/>
      <w:bCs/>
      <w:sz w:val="28"/>
      <w:szCs w:val="28"/>
    </w:rPr>
  </w:style>
  <w:style w:type="character" w:customStyle="1" w:styleId="30">
    <w:name w:val="标题 6 字符"/>
    <w:basedOn w:val="18"/>
    <w:link w:val="8"/>
    <w:qFormat/>
    <w:uiPriority w:val="9"/>
    <w:rPr>
      <w:rFonts w:asciiTheme="majorHAnsi" w:hAnsiTheme="majorHAnsi" w:eastAsiaTheme="majorEastAsia" w:cstheme="majorBidi"/>
      <w:b/>
      <w:bCs/>
      <w:sz w:val="24"/>
      <w:szCs w:val="24"/>
    </w:rPr>
  </w:style>
  <w:style w:type="character" w:customStyle="1" w:styleId="31">
    <w:name w:val="标题 7 字符"/>
    <w:basedOn w:val="18"/>
    <w:link w:val="9"/>
    <w:qFormat/>
    <w:uiPriority w:val="9"/>
    <w:rPr>
      <w:b/>
      <w:bCs/>
      <w:sz w:val="24"/>
      <w:szCs w:val="24"/>
    </w:rPr>
  </w:style>
  <w:style w:type="character" w:customStyle="1" w:styleId="32">
    <w:name w:val="标题 8 字符"/>
    <w:basedOn w:val="18"/>
    <w:link w:val="10"/>
    <w:qFormat/>
    <w:uiPriority w:val="9"/>
    <w:rPr>
      <w:rFonts w:asciiTheme="majorHAnsi" w:hAnsiTheme="majorHAnsi" w:eastAsiaTheme="majorEastAsia" w:cstheme="majorBidi"/>
      <w:sz w:val="24"/>
      <w:szCs w:val="24"/>
    </w:rPr>
  </w:style>
  <w:style w:type="paragraph" w:customStyle="1" w:styleId="33">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4">
    <w:name w:val="apple-converted-space"/>
    <w:basedOn w:val="18"/>
    <w:uiPriority w:val="0"/>
  </w:style>
  <w:style w:type="character" w:customStyle="1" w:styleId="35">
    <w:name w:val="HTML 预设格式 字符"/>
    <w:basedOn w:val="18"/>
    <w:link w:val="14"/>
    <w:uiPriority w:val="99"/>
    <w:rPr>
      <w:rFonts w:ascii="宋体" w:hAnsi="宋体"/>
      <w:sz w:val="24"/>
      <w:szCs w:val="24"/>
    </w:rPr>
  </w:style>
  <w:style w:type="character" w:customStyle="1" w:styleId="36">
    <w:name w:val="pl-c1"/>
    <w:basedOn w:val="18"/>
    <w:uiPriority w:val="0"/>
  </w:style>
  <w:style w:type="character" w:customStyle="1" w:styleId="37">
    <w:name w:val="pl-kos"/>
    <w:basedOn w:val="18"/>
    <w:uiPriority w:val="0"/>
  </w:style>
  <w:style w:type="character" w:customStyle="1" w:styleId="38">
    <w:name w:val="pl-v"/>
    <w:basedOn w:val="18"/>
    <w:uiPriority w:val="0"/>
  </w:style>
  <w:style w:type="character" w:customStyle="1" w:styleId="39">
    <w:name w:val="pl-k"/>
    <w:basedOn w:val="18"/>
    <w:uiPriority w:val="0"/>
  </w:style>
  <w:style w:type="character" w:customStyle="1" w:styleId="40">
    <w:name w:val="pl-smi"/>
    <w:basedOn w:val="18"/>
    <w:uiPriority w:val="0"/>
  </w:style>
  <w:style w:type="character" w:customStyle="1" w:styleId="41">
    <w:name w:val="pl-c"/>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7694</Words>
  <Characters>14815</Characters>
  <Lines>180</Lines>
  <Paragraphs>50</Paragraphs>
  <TotalTime>25</TotalTime>
  <ScaleCrop>false</ScaleCrop>
  <LinksUpToDate>false</LinksUpToDate>
  <CharactersWithSpaces>16553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2025-09-28T06:03:00Z</dcterms:created>
  <dc:creator>YiKS</dc:creator>
  <cp:lastModifiedBy>雨中的伞，雪中的炭</cp:lastModifiedBy>
  <dcterms:modified xsi:type="dcterms:W3CDTF">2025-09-28T08:43:17Z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eyJoZGlkIjoiZTIyMDk1YjgwMDY0MjhkNDM4OWY0ZDZjYTdhNDBjMWMiLCJ1c2VySWQiOiI1OTg1NDIzOTAifQ==</vt:lpwstr>
  </property>
  <property fmtid="{D5CDD505-2E9C-101B-9397-08002B2CF9AE}" pid="3" name="KSOProductBuildVer">
    <vt:lpwstr>2052-12.1.0.22529</vt:lpwstr>
  </property>
  <property fmtid="{D5CDD505-2E9C-101B-9397-08002B2CF9AE}" pid="4" name="ICV">
    <vt:lpwstr>C2C86B8E6B324F3E84F2FC45F2EE45DC_13</vt:lpwstr>
  </property>
</Properties>
</file>